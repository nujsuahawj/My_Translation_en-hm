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23085E" w14:textId="77777777" w:rsidR="003D67BE" w:rsidRPr="00213CDA" w:rsidRDefault="000560E2" w:rsidP="00213CDA">
      <w:pPr>
        <w:spacing w:before="8" w:line="160" w:lineRule="exact"/>
        <w:rPr>
          <w:rFonts w:ascii="Comic Sans MS" w:hAnsi="Comic Sans MS"/>
          <w:sz w:val="16"/>
          <w:szCs w:val="16"/>
        </w:rPr>
      </w:pPr>
      <w:r w:rsidRPr="00570EE8">
        <w:rPr>
          <w:rFonts w:ascii="Comic Sans MS" w:hAnsi="Comic Sans MS"/>
          <w:noProof/>
          <w:color w:val="00007F"/>
        </w:rPr>
        <w:drawing>
          <wp:anchor distT="0" distB="0" distL="114300" distR="114300" simplePos="0" relativeHeight="251662848" behindDoc="0" locked="0" layoutInCell="1" allowOverlap="1" wp14:anchorId="045AE0A3" wp14:editId="2D688351">
            <wp:simplePos x="0" y="0"/>
            <wp:positionH relativeFrom="column">
              <wp:posOffset>-1078865</wp:posOffset>
            </wp:positionH>
            <wp:positionV relativeFrom="paragraph">
              <wp:posOffset>73025</wp:posOffset>
            </wp:positionV>
            <wp:extent cx="2568474" cy="1737360"/>
            <wp:effectExtent l="19050" t="19050" r="22860" b="15240"/>
            <wp:wrapSquare wrapText="bothSides"/>
            <wp:docPr id="94" name="Picture 94" descr="H:\central star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central star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3"/>
                    <a:stretch/>
                  </pic:blipFill>
                  <pic:spPr bwMode="auto">
                    <a:xfrm>
                      <a:off x="0" y="0"/>
                      <a:ext cx="2568474" cy="173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504B9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7D92E95F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080FDC3F" w14:textId="77777777" w:rsidR="00213CDA" w:rsidRDefault="00213CDA" w:rsidP="00213CDA">
      <w:pPr>
        <w:spacing w:line="945" w:lineRule="exact"/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</w:pPr>
    </w:p>
    <w:p w14:paraId="638124BE" w14:textId="77777777" w:rsidR="000560E2" w:rsidRDefault="000560E2" w:rsidP="000560E2">
      <w:pPr>
        <w:spacing w:line="945" w:lineRule="exact"/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</w:pPr>
      <w:r w:rsidRPr="004978A2">
        <w:rPr>
          <w:rFonts w:ascii="Comic Sans MS" w:hAnsi="Comic Sans MS"/>
          <w:noProof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1D827373" wp14:editId="3093BF05">
                <wp:simplePos x="0" y="0"/>
                <wp:positionH relativeFrom="page">
                  <wp:posOffset>7132320</wp:posOffset>
                </wp:positionH>
                <wp:positionV relativeFrom="page">
                  <wp:posOffset>1746123</wp:posOffset>
                </wp:positionV>
                <wp:extent cx="1623695" cy="1605280"/>
                <wp:effectExtent l="15240" t="23495" r="18415" b="9525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23695" cy="1605280"/>
                          <a:chOff x="6639" y="862"/>
                          <a:chExt cx="2557" cy="2528"/>
                        </a:xfrm>
                      </wpg:grpSpPr>
                      <wpg:grpSp>
                        <wpg:cNvPr id="7" name="Group 87"/>
                        <wpg:cNvGrpSpPr>
                          <a:grpSpLocks/>
                        </wpg:cNvGrpSpPr>
                        <wpg:grpSpPr bwMode="auto">
                          <a:xfrm>
                            <a:off x="6643" y="1150"/>
                            <a:ext cx="1126" cy="2237"/>
                            <a:chOff x="6643" y="1150"/>
                            <a:chExt cx="1126" cy="2237"/>
                          </a:xfrm>
                        </wpg:grpSpPr>
                        <wps:wsp>
                          <wps:cNvPr id="8" name="Freeform 92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7392 6643"/>
                                <a:gd name="T1" fmla="*/ T0 w 1126"/>
                                <a:gd name="T2" fmla="+- 0 2143 1150"/>
                                <a:gd name="T3" fmla="*/ 2143 h 2237"/>
                                <a:gd name="T4" fmla="+- 0 7279 6643"/>
                                <a:gd name="T5" fmla="*/ T4 w 1126"/>
                                <a:gd name="T6" fmla="+- 0 1824 1150"/>
                                <a:gd name="T7" fmla="*/ 1824 h 2237"/>
                                <a:gd name="T8" fmla="+- 0 7205 6643"/>
                                <a:gd name="T9" fmla="*/ T8 w 1126"/>
                                <a:gd name="T10" fmla="+- 0 1541 1150"/>
                                <a:gd name="T11" fmla="*/ 1541 h 2237"/>
                                <a:gd name="T12" fmla="+- 0 7018 6643"/>
                                <a:gd name="T13" fmla="*/ T12 w 1126"/>
                                <a:gd name="T14" fmla="+- 0 1222 1150"/>
                                <a:gd name="T15" fmla="*/ 1222 h 2237"/>
                                <a:gd name="T16" fmla="+- 0 6679 6643"/>
                                <a:gd name="T17" fmla="*/ T16 w 1126"/>
                                <a:gd name="T18" fmla="+- 0 1150 1150"/>
                                <a:gd name="T19" fmla="*/ 1150 h 2237"/>
                                <a:gd name="T20" fmla="+- 0 6643 6643"/>
                                <a:gd name="T21" fmla="*/ T20 w 1126"/>
                                <a:gd name="T22" fmla="+- 0 1255 1150"/>
                                <a:gd name="T23" fmla="*/ 1255 h 2237"/>
                                <a:gd name="T24" fmla="+- 0 6643 6643"/>
                                <a:gd name="T25" fmla="*/ T24 w 1126"/>
                                <a:gd name="T26" fmla="+- 0 1574 1150"/>
                                <a:gd name="T27" fmla="*/ 1574 h 2237"/>
                                <a:gd name="T28" fmla="+- 0 6679 6643"/>
                                <a:gd name="T29" fmla="*/ T28 w 1126"/>
                                <a:gd name="T30" fmla="+- 0 1966 1150"/>
                                <a:gd name="T31" fmla="*/ 1966 h 2237"/>
                                <a:gd name="T32" fmla="+- 0 6679 6643"/>
                                <a:gd name="T33" fmla="*/ T32 w 1126"/>
                                <a:gd name="T34" fmla="+- 0 2426 1150"/>
                                <a:gd name="T35" fmla="*/ 2426 h 2237"/>
                                <a:gd name="T36" fmla="+- 0 6715 6643"/>
                                <a:gd name="T37" fmla="*/ T36 w 1126"/>
                                <a:gd name="T38" fmla="+- 0 2606 1150"/>
                                <a:gd name="T39" fmla="*/ 2606 h 2237"/>
                                <a:gd name="T40" fmla="+- 0 6715 6643"/>
                                <a:gd name="T41" fmla="*/ T40 w 1126"/>
                                <a:gd name="T42" fmla="+- 0 3386 1150"/>
                                <a:gd name="T43" fmla="*/ 3386 h 2237"/>
                                <a:gd name="T44" fmla="+- 0 6941 6643"/>
                                <a:gd name="T45" fmla="*/ T44 w 1126"/>
                                <a:gd name="T46" fmla="+- 0 3386 1150"/>
                                <a:gd name="T47" fmla="*/ 3386 h 2237"/>
                                <a:gd name="T48" fmla="+- 0 7318 6643"/>
                                <a:gd name="T49" fmla="*/ T48 w 1126"/>
                                <a:gd name="T50" fmla="+- 0 3354 1150"/>
                                <a:gd name="T51" fmla="*/ 3354 h 2237"/>
                                <a:gd name="T52" fmla="+- 0 7318 6643"/>
                                <a:gd name="T53" fmla="*/ T52 w 1126"/>
                                <a:gd name="T54" fmla="+- 0 2393 1150"/>
                                <a:gd name="T55" fmla="*/ 2393 h 2237"/>
                                <a:gd name="T56" fmla="+- 0 7392 6643"/>
                                <a:gd name="T57" fmla="*/ T56 w 1126"/>
                                <a:gd name="T58" fmla="+- 0 2143 1150"/>
                                <a:gd name="T59" fmla="*/ 2143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749" y="993"/>
                                  </a:moveTo>
                                  <a:lnTo>
                                    <a:pt x="636" y="674"/>
                                  </a:lnTo>
                                  <a:lnTo>
                                    <a:pt x="562" y="391"/>
                                  </a:lnTo>
                                  <a:lnTo>
                                    <a:pt x="375" y="7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0" y="424"/>
                                  </a:lnTo>
                                  <a:lnTo>
                                    <a:pt x="36" y="816"/>
                                  </a:lnTo>
                                  <a:lnTo>
                                    <a:pt x="36" y="1276"/>
                                  </a:lnTo>
                                  <a:lnTo>
                                    <a:pt x="72" y="1456"/>
                                  </a:lnTo>
                                  <a:lnTo>
                                    <a:pt x="72" y="2236"/>
                                  </a:lnTo>
                                  <a:lnTo>
                                    <a:pt x="298" y="2236"/>
                                  </a:lnTo>
                                  <a:lnTo>
                                    <a:pt x="675" y="2204"/>
                                  </a:lnTo>
                                  <a:lnTo>
                                    <a:pt x="675" y="1243"/>
                                  </a:lnTo>
                                  <a:lnTo>
                                    <a:pt x="749" y="9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91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6679 6643"/>
                                <a:gd name="T1" fmla="*/ T0 w 1126"/>
                                <a:gd name="T2" fmla="+- 0 2426 1150"/>
                                <a:gd name="T3" fmla="*/ 2426 h 2237"/>
                                <a:gd name="T4" fmla="+- 0 6679 6643"/>
                                <a:gd name="T5" fmla="*/ T4 w 1126"/>
                                <a:gd name="T6" fmla="+- 0 1966 1150"/>
                                <a:gd name="T7" fmla="*/ 1966 h 2237"/>
                                <a:gd name="T8" fmla="+- 0 6643 6643"/>
                                <a:gd name="T9" fmla="*/ T8 w 1126"/>
                                <a:gd name="T10" fmla="+- 0 2215 1150"/>
                                <a:gd name="T11" fmla="*/ 2215 h 2237"/>
                                <a:gd name="T12" fmla="+- 0 6679 6643"/>
                                <a:gd name="T13" fmla="*/ T12 w 1126"/>
                                <a:gd name="T14" fmla="+- 0 2426 1150"/>
                                <a:gd name="T15" fmla="*/ 2426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36" y="1276"/>
                                  </a:moveTo>
                                  <a:lnTo>
                                    <a:pt x="36" y="816"/>
                                  </a:lnTo>
                                  <a:lnTo>
                                    <a:pt x="0" y="1065"/>
                                  </a:lnTo>
                                  <a:lnTo>
                                    <a:pt x="36" y="12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90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6715 6643"/>
                                <a:gd name="T1" fmla="*/ T0 w 1126"/>
                                <a:gd name="T2" fmla="+- 0 3386 1150"/>
                                <a:gd name="T3" fmla="*/ 3386 h 2237"/>
                                <a:gd name="T4" fmla="+- 0 6715 6643"/>
                                <a:gd name="T5" fmla="*/ T4 w 1126"/>
                                <a:gd name="T6" fmla="+- 0 2782 1150"/>
                                <a:gd name="T7" fmla="*/ 2782 h 2237"/>
                                <a:gd name="T8" fmla="+- 0 6643 6643"/>
                                <a:gd name="T9" fmla="*/ T8 w 1126"/>
                                <a:gd name="T10" fmla="+- 0 2926 1150"/>
                                <a:gd name="T11" fmla="*/ 2926 h 2237"/>
                                <a:gd name="T12" fmla="+- 0 6679 6643"/>
                                <a:gd name="T13" fmla="*/ T12 w 1126"/>
                                <a:gd name="T14" fmla="+- 0 3139 1150"/>
                                <a:gd name="T15" fmla="*/ 3139 h 2237"/>
                                <a:gd name="T16" fmla="+- 0 6679 6643"/>
                                <a:gd name="T17" fmla="*/ T16 w 1126"/>
                                <a:gd name="T18" fmla="+- 0 3386 1150"/>
                                <a:gd name="T19" fmla="*/ 3386 h 2237"/>
                                <a:gd name="T20" fmla="+- 0 6715 6643"/>
                                <a:gd name="T21" fmla="*/ T20 w 1126"/>
                                <a:gd name="T22" fmla="+- 0 3386 1150"/>
                                <a:gd name="T23" fmla="*/ 3386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72" y="2236"/>
                                  </a:moveTo>
                                  <a:lnTo>
                                    <a:pt x="72" y="1632"/>
                                  </a:lnTo>
                                  <a:lnTo>
                                    <a:pt x="0" y="1776"/>
                                  </a:lnTo>
                                  <a:lnTo>
                                    <a:pt x="36" y="1989"/>
                                  </a:lnTo>
                                  <a:lnTo>
                                    <a:pt x="36" y="2236"/>
                                  </a:lnTo>
                                  <a:lnTo>
                                    <a:pt x="72" y="2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89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6679 6643"/>
                                <a:gd name="T1" fmla="*/ T0 w 1126"/>
                                <a:gd name="T2" fmla="+- 0 3386 1150"/>
                                <a:gd name="T3" fmla="*/ 3386 h 2237"/>
                                <a:gd name="T4" fmla="+- 0 6679 6643"/>
                                <a:gd name="T5" fmla="*/ T4 w 1126"/>
                                <a:gd name="T6" fmla="+- 0 3139 1150"/>
                                <a:gd name="T7" fmla="*/ 3139 h 2237"/>
                                <a:gd name="T8" fmla="+- 0 6643 6643"/>
                                <a:gd name="T9" fmla="*/ T8 w 1126"/>
                                <a:gd name="T10" fmla="+- 0 3386 1150"/>
                                <a:gd name="T11" fmla="*/ 3386 h 2237"/>
                                <a:gd name="T12" fmla="+- 0 6679 6643"/>
                                <a:gd name="T13" fmla="*/ T12 w 1126"/>
                                <a:gd name="T14" fmla="+- 0 3386 1150"/>
                                <a:gd name="T15" fmla="*/ 3386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36" y="2236"/>
                                  </a:moveTo>
                                  <a:lnTo>
                                    <a:pt x="36" y="1989"/>
                                  </a:lnTo>
                                  <a:lnTo>
                                    <a:pt x="0" y="2236"/>
                                  </a:lnTo>
                                  <a:lnTo>
                                    <a:pt x="36" y="2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88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7769 6643"/>
                                <a:gd name="T1" fmla="*/ T0 w 1126"/>
                                <a:gd name="T2" fmla="+- 0 3386 1150"/>
                                <a:gd name="T3" fmla="*/ 3386 h 2237"/>
                                <a:gd name="T4" fmla="+- 0 7618 6643"/>
                                <a:gd name="T5" fmla="*/ T4 w 1126"/>
                                <a:gd name="T6" fmla="+- 0 3067 1150"/>
                                <a:gd name="T7" fmla="*/ 3067 h 2237"/>
                                <a:gd name="T8" fmla="+- 0 7543 6643"/>
                                <a:gd name="T9" fmla="*/ T8 w 1126"/>
                                <a:gd name="T10" fmla="+- 0 2995 1150"/>
                                <a:gd name="T11" fmla="*/ 2995 h 2237"/>
                                <a:gd name="T12" fmla="+- 0 7466 6643"/>
                                <a:gd name="T13" fmla="*/ T12 w 1126"/>
                                <a:gd name="T14" fmla="+- 0 2782 1150"/>
                                <a:gd name="T15" fmla="*/ 2782 h 2237"/>
                                <a:gd name="T16" fmla="+- 0 7354 6643"/>
                                <a:gd name="T17" fmla="*/ T16 w 1126"/>
                                <a:gd name="T18" fmla="+- 0 2606 1150"/>
                                <a:gd name="T19" fmla="*/ 2606 h 2237"/>
                                <a:gd name="T20" fmla="+- 0 7318 6643"/>
                                <a:gd name="T21" fmla="*/ T20 w 1126"/>
                                <a:gd name="T22" fmla="+- 0 2393 1150"/>
                                <a:gd name="T23" fmla="*/ 2393 h 2237"/>
                                <a:gd name="T24" fmla="+- 0 7318 6643"/>
                                <a:gd name="T25" fmla="*/ T24 w 1126"/>
                                <a:gd name="T26" fmla="+- 0 3354 1150"/>
                                <a:gd name="T27" fmla="*/ 3354 h 2237"/>
                                <a:gd name="T28" fmla="+- 0 7354 6643"/>
                                <a:gd name="T29" fmla="*/ T28 w 1126"/>
                                <a:gd name="T30" fmla="+- 0 3350 1150"/>
                                <a:gd name="T31" fmla="*/ 3350 h 2237"/>
                                <a:gd name="T32" fmla="+- 0 7618 6643"/>
                                <a:gd name="T33" fmla="*/ T32 w 1126"/>
                                <a:gd name="T34" fmla="+- 0 3386 1150"/>
                                <a:gd name="T35" fmla="*/ 3386 h 2237"/>
                                <a:gd name="T36" fmla="+- 0 7769 6643"/>
                                <a:gd name="T37" fmla="*/ T36 w 1126"/>
                                <a:gd name="T38" fmla="+- 0 3386 1150"/>
                                <a:gd name="T39" fmla="*/ 3386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1126" y="2236"/>
                                  </a:moveTo>
                                  <a:lnTo>
                                    <a:pt x="975" y="1917"/>
                                  </a:lnTo>
                                  <a:lnTo>
                                    <a:pt x="900" y="1845"/>
                                  </a:lnTo>
                                  <a:lnTo>
                                    <a:pt x="823" y="1632"/>
                                  </a:lnTo>
                                  <a:lnTo>
                                    <a:pt x="711" y="1456"/>
                                  </a:lnTo>
                                  <a:lnTo>
                                    <a:pt x="675" y="1243"/>
                                  </a:lnTo>
                                  <a:lnTo>
                                    <a:pt x="675" y="2204"/>
                                  </a:lnTo>
                                  <a:lnTo>
                                    <a:pt x="711" y="2200"/>
                                  </a:lnTo>
                                  <a:lnTo>
                                    <a:pt x="975" y="2236"/>
                                  </a:lnTo>
                                  <a:lnTo>
                                    <a:pt x="1126" y="2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65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" name="Group 85"/>
                        <wpg:cNvGrpSpPr>
                          <a:grpSpLocks/>
                        </wpg:cNvGrpSpPr>
                        <wpg:grpSpPr bwMode="auto">
                          <a:xfrm>
                            <a:off x="6643" y="1150"/>
                            <a:ext cx="1126" cy="2237"/>
                            <a:chOff x="6643" y="1150"/>
                            <a:chExt cx="1126" cy="2237"/>
                          </a:xfrm>
                        </wpg:grpSpPr>
                        <wps:wsp>
                          <wps:cNvPr id="14" name="Freeform 86"/>
                          <wps:cNvSpPr>
                            <a:spLocks/>
                          </wps:cNvSpPr>
                          <wps:spPr bwMode="auto">
                            <a:xfrm>
                              <a:off x="6643" y="1150"/>
                              <a:ext cx="1126" cy="2237"/>
                            </a:xfrm>
                            <a:custGeom>
                              <a:avLst/>
                              <a:gdLst>
                                <a:gd name="T0" fmla="+- 0 7018 6643"/>
                                <a:gd name="T1" fmla="*/ T0 w 1126"/>
                                <a:gd name="T2" fmla="+- 0 1222 1150"/>
                                <a:gd name="T3" fmla="*/ 1222 h 2237"/>
                                <a:gd name="T4" fmla="+- 0 6679 6643"/>
                                <a:gd name="T5" fmla="*/ T4 w 1126"/>
                                <a:gd name="T6" fmla="+- 0 1150 1150"/>
                                <a:gd name="T7" fmla="*/ 1150 h 2237"/>
                                <a:gd name="T8" fmla="+- 0 6643 6643"/>
                                <a:gd name="T9" fmla="*/ T8 w 1126"/>
                                <a:gd name="T10" fmla="+- 0 1255 1150"/>
                                <a:gd name="T11" fmla="*/ 1255 h 2237"/>
                                <a:gd name="T12" fmla="+- 0 6643 6643"/>
                                <a:gd name="T13" fmla="*/ T12 w 1126"/>
                                <a:gd name="T14" fmla="+- 0 1574 1150"/>
                                <a:gd name="T15" fmla="*/ 1574 h 2237"/>
                                <a:gd name="T16" fmla="+- 0 6679 6643"/>
                                <a:gd name="T17" fmla="*/ T16 w 1126"/>
                                <a:gd name="T18" fmla="+- 0 1966 1150"/>
                                <a:gd name="T19" fmla="*/ 1966 h 2237"/>
                                <a:gd name="T20" fmla="+- 0 6643 6643"/>
                                <a:gd name="T21" fmla="*/ T20 w 1126"/>
                                <a:gd name="T22" fmla="+- 0 2215 1150"/>
                                <a:gd name="T23" fmla="*/ 2215 h 2237"/>
                                <a:gd name="T24" fmla="+- 0 6679 6643"/>
                                <a:gd name="T25" fmla="*/ T24 w 1126"/>
                                <a:gd name="T26" fmla="+- 0 2426 1150"/>
                                <a:gd name="T27" fmla="*/ 2426 h 2237"/>
                                <a:gd name="T28" fmla="+- 0 6715 6643"/>
                                <a:gd name="T29" fmla="*/ T28 w 1126"/>
                                <a:gd name="T30" fmla="+- 0 2606 1150"/>
                                <a:gd name="T31" fmla="*/ 2606 h 2237"/>
                                <a:gd name="T32" fmla="+- 0 6715 6643"/>
                                <a:gd name="T33" fmla="*/ T32 w 1126"/>
                                <a:gd name="T34" fmla="+- 0 2782 1150"/>
                                <a:gd name="T35" fmla="*/ 2782 h 2237"/>
                                <a:gd name="T36" fmla="+- 0 6643 6643"/>
                                <a:gd name="T37" fmla="*/ T36 w 1126"/>
                                <a:gd name="T38" fmla="+- 0 2926 1150"/>
                                <a:gd name="T39" fmla="*/ 2926 h 2237"/>
                                <a:gd name="T40" fmla="+- 0 6679 6643"/>
                                <a:gd name="T41" fmla="*/ T40 w 1126"/>
                                <a:gd name="T42" fmla="+- 0 3139 1150"/>
                                <a:gd name="T43" fmla="*/ 3139 h 2237"/>
                                <a:gd name="T44" fmla="+- 0 6643 6643"/>
                                <a:gd name="T45" fmla="*/ T44 w 1126"/>
                                <a:gd name="T46" fmla="+- 0 3386 1150"/>
                                <a:gd name="T47" fmla="*/ 3386 h 2237"/>
                                <a:gd name="T48" fmla="+- 0 6941 6643"/>
                                <a:gd name="T49" fmla="*/ T48 w 1126"/>
                                <a:gd name="T50" fmla="+- 0 3386 1150"/>
                                <a:gd name="T51" fmla="*/ 3386 h 2237"/>
                                <a:gd name="T52" fmla="+- 0 7354 6643"/>
                                <a:gd name="T53" fmla="*/ T52 w 1126"/>
                                <a:gd name="T54" fmla="+- 0 3350 1150"/>
                                <a:gd name="T55" fmla="*/ 3350 h 2237"/>
                                <a:gd name="T56" fmla="+- 0 7618 6643"/>
                                <a:gd name="T57" fmla="*/ T56 w 1126"/>
                                <a:gd name="T58" fmla="+- 0 3386 1150"/>
                                <a:gd name="T59" fmla="*/ 3386 h 2237"/>
                                <a:gd name="T60" fmla="+- 0 7769 6643"/>
                                <a:gd name="T61" fmla="*/ T60 w 1126"/>
                                <a:gd name="T62" fmla="+- 0 3386 1150"/>
                                <a:gd name="T63" fmla="*/ 3386 h 2237"/>
                                <a:gd name="T64" fmla="+- 0 7618 6643"/>
                                <a:gd name="T65" fmla="*/ T64 w 1126"/>
                                <a:gd name="T66" fmla="+- 0 3067 1150"/>
                                <a:gd name="T67" fmla="*/ 3067 h 2237"/>
                                <a:gd name="T68" fmla="+- 0 7543 6643"/>
                                <a:gd name="T69" fmla="*/ T68 w 1126"/>
                                <a:gd name="T70" fmla="+- 0 2995 1150"/>
                                <a:gd name="T71" fmla="*/ 2995 h 2237"/>
                                <a:gd name="T72" fmla="+- 0 7466 6643"/>
                                <a:gd name="T73" fmla="*/ T72 w 1126"/>
                                <a:gd name="T74" fmla="+- 0 2782 1150"/>
                                <a:gd name="T75" fmla="*/ 2782 h 2237"/>
                                <a:gd name="T76" fmla="+- 0 7354 6643"/>
                                <a:gd name="T77" fmla="*/ T76 w 1126"/>
                                <a:gd name="T78" fmla="+- 0 2606 1150"/>
                                <a:gd name="T79" fmla="*/ 2606 h 2237"/>
                                <a:gd name="T80" fmla="+- 0 7318 6643"/>
                                <a:gd name="T81" fmla="*/ T80 w 1126"/>
                                <a:gd name="T82" fmla="+- 0 2393 1150"/>
                                <a:gd name="T83" fmla="*/ 2393 h 2237"/>
                                <a:gd name="T84" fmla="+- 0 7392 6643"/>
                                <a:gd name="T85" fmla="*/ T84 w 1126"/>
                                <a:gd name="T86" fmla="+- 0 2143 1150"/>
                                <a:gd name="T87" fmla="*/ 2143 h 2237"/>
                                <a:gd name="T88" fmla="+- 0 7279 6643"/>
                                <a:gd name="T89" fmla="*/ T88 w 1126"/>
                                <a:gd name="T90" fmla="+- 0 1824 1150"/>
                                <a:gd name="T91" fmla="*/ 1824 h 2237"/>
                                <a:gd name="T92" fmla="+- 0 7205 6643"/>
                                <a:gd name="T93" fmla="*/ T92 w 1126"/>
                                <a:gd name="T94" fmla="+- 0 1541 1150"/>
                                <a:gd name="T95" fmla="*/ 1541 h 2237"/>
                                <a:gd name="T96" fmla="+- 0 7018 6643"/>
                                <a:gd name="T97" fmla="*/ T96 w 1126"/>
                                <a:gd name="T98" fmla="+- 0 1222 1150"/>
                                <a:gd name="T99" fmla="*/ 1222 h 22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1126" h="2237">
                                  <a:moveTo>
                                    <a:pt x="375" y="72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0" y="105"/>
                                  </a:lnTo>
                                  <a:lnTo>
                                    <a:pt x="0" y="424"/>
                                  </a:lnTo>
                                  <a:lnTo>
                                    <a:pt x="36" y="816"/>
                                  </a:lnTo>
                                  <a:lnTo>
                                    <a:pt x="0" y="1065"/>
                                  </a:lnTo>
                                  <a:lnTo>
                                    <a:pt x="36" y="1276"/>
                                  </a:lnTo>
                                  <a:lnTo>
                                    <a:pt x="72" y="1456"/>
                                  </a:lnTo>
                                  <a:lnTo>
                                    <a:pt x="72" y="1632"/>
                                  </a:lnTo>
                                  <a:lnTo>
                                    <a:pt x="0" y="1776"/>
                                  </a:lnTo>
                                  <a:lnTo>
                                    <a:pt x="36" y="1989"/>
                                  </a:lnTo>
                                  <a:lnTo>
                                    <a:pt x="0" y="2236"/>
                                  </a:lnTo>
                                  <a:lnTo>
                                    <a:pt x="298" y="2236"/>
                                  </a:lnTo>
                                  <a:lnTo>
                                    <a:pt x="711" y="2200"/>
                                  </a:lnTo>
                                  <a:lnTo>
                                    <a:pt x="975" y="2236"/>
                                  </a:lnTo>
                                  <a:lnTo>
                                    <a:pt x="1126" y="2236"/>
                                  </a:lnTo>
                                  <a:lnTo>
                                    <a:pt x="975" y="1917"/>
                                  </a:lnTo>
                                  <a:lnTo>
                                    <a:pt x="900" y="1845"/>
                                  </a:lnTo>
                                  <a:lnTo>
                                    <a:pt x="823" y="1632"/>
                                  </a:lnTo>
                                  <a:lnTo>
                                    <a:pt x="711" y="1456"/>
                                  </a:lnTo>
                                  <a:lnTo>
                                    <a:pt x="675" y="1243"/>
                                  </a:lnTo>
                                  <a:lnTo>
                                    <a:pt x="749" y="993"/>
                                  </a:lnTo>
                                  <a:lnTo>
                                    <a:pt x="636" y="674"/>
                                  </a:lnTo>
                                  <a:lnTo>
                                    <a:pt x="562" y="391"/>
                                  </a:lnTo>
                                  <a:lnTo>
                                    <a:pt x="375" y="7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78"/>
                        <wpg:cNvGrpSpPr>
                          <a:grpSpLocks/>
                        </wpg:cNvGrpSpPr>
                        <wpg:grpSpPr bwMode="auto">
                          <a:xfrm>
                            <a:off x="7130" y="1114"/>
                            <a:ext cx="1913" cy="2273"/>
                            <a:chOff x="7130" y="1114"/>
                            <a:chExt cx="1913" cy="2273"/>
                          </a:xfrm>
                        </wpg:grpSpPr>
                        <wps:wsp>
                          <wps:cNvPr id="16" name="Freeform 84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9043 7130"/>
                                <a:gd name="T1" fmla="*/ T0 w 1913"/>
                                <a:gd name="T2" fmla="+- 0 1150 1114"/>
                                <a:gd name="T3" fmla="*/ 1150 h 2273"/>
                                <a:gd name="T4" fmla="+- 0 8779 7130"/>
                                <a:gd name="T5" fmla="*/ T4 w 1913"/>
                                <a:gd name="T6" fmla="+- 0 1150 1114"/>
                                <a:gd name="T7" fmla="*/ 1150 h 2273"/>
                                <a:gd name="T8" fmla="+- 0 8554 7130"/>
                                <a:gd name="T9" fmla="*/ T8 w 1913"/>
                                <a:gd name="T10" fmla="+- 0 1114 1114"/>
                                <a:gd name="T11" fmla="*/ 1114 h 2273"/>
                                <a:gd name="T12" fmla="+- 0 8256 7130"/>
                                <a:gd name="T13" fmla="*/ T12 w 1913"/>
                                <a:gd name="T14" fmla="+- 0 1150 1114"/>
                                <a:gd name="T15" fmla="*/ 1150 h 2273"/>
                                <a:gd name="T16" fmla="+- 0 8030 7130"/>
                                <a:gd name="T17" fmla="*/ T16 w 1913"/>
                                <a:gd name="T18" fmla="+- 0 1150 1114"/>
                                <a:gd name="T19" fmla="*/ 1150 h 2273"/>
                                <a:gd name="T20" fmla="+- 0 7543 7130"/>
                                <a:gd name="T21" fmla="*/ T20 w 1913"/>
                                <a:gd name="T22" fmla="+- 0 1222 1114"/>
                                <a:gd name="T23" fmla="*/ 1222 h 2273"/>
                                <a:gd name="T24" fmla="+- 0 7130 7130"/>
                                <a:gd name="T25" fmla="*/ T24 w 1913"/>
                                <a:gd name="T26" fmla="+- 0 1150 1114"/>
                                <a:gd name="T27" fmla="*/ 1150 h 2273"/>
                                <a:gd name="T28" fmla="+- 0 7130 7130"/>
                                <a:gd name="T29" fmla="*/ T28 w 1913"/>
                                <a:gd name="T30" fmla="+- 0 1222 1114"/>
                                <a:gd name="T31" fmla="*/ 1222 h 2273"/>
                                <a:gd name="T32" fmla="+- 0 7354 7130"/>
                                <a:gd name="T33" fmla="*/ T32 w 1913"/>
                                <a:gd name="T34" fmla="+- 0 1574 1114"/>
                                <a:gd name="T35" fmla="*/ 1574 h 2273"/>
                                <a:gd name="T36" fmla="+- 0 7430 7130"/>
                                <a:gd name="T37" fmla="*/ T36 w 1913"/>
                                <a:gd name="T38" fmla="+- 0 1754 1114"/>
                                <a:gd name="T39" fmla="*/ 1754 h 2273"/>
                                <a:gd name="T40" fmla="+- 0 7618 7130"/>
                                <a:gd name="T41" fmla="*/ T40 w 1913"/>
                                <a:gd name="T42" fmla="+- 0 1860 1114"/>
                                <a:gd name="T43" fmla="*/ 1860 h 2273"/>
                                <a:gd name="T44" fmla="+- 0 7728 7130"/>
                                <a:gd name="T45" fmla="*/ T44 w 1913"/>
                                <a:gd name="T46" fmla="+- 0 1788 1114"/>
                                <a:gd name="T47" fmla="*/ 1788 h 2273"/>
                                <a:gd name="T48" fmla="+- 0 7831 7130"/>
                                <a:gd name="T49" fmla="*/ T48 w 1913"/>
                                <a:gd name="T50" fmla="+- 0 1738 1114"/>
                                <a:gd name="T51" fmla="*/ 1738 h 2273"/>
                                <a:gd name="T52" fmla="+- 0 8066 7130"/>
                                <a:gd name="T53" fmla="*/ T52 w 1913"/>
                                <a:gd name="T54" fmla="+- 0 1682 1114"/>
                                <a:gd name="T55" fmla="*/ 1682 h 2273"/>
                                <a:gd name="T56" fmla="+- 0 8328 7130"/>
                                <a:gd name="T57" fmla="*/ T56 w 1913"/>
                                <a:gd name="T58" fmla="+- 0 1716 1114"/>
                                <a:gd name="T59" fmla="*/ 1716 h 2273"/>
                                <a:gd name="T60" fmla="+- 0 8630 7130"/>
                                <a:gd name="T61" fmla="*/ T60 w 1913"/>
                                <a:gd name="T62" fmla="+- 0 1824 1114"/>
                                <a:gd name="T63" fmla="*/ 1824 h 2273"/>
                                <a:gd name="T64" fmla="+- 0 8666 7130"/>
                                <a:gd name="T65" fmla="*/ T64 w 1913"/>
                                <a:gd name="T66" fmla="+- 0 1930 1114"/>
                                <a:gd name="T67" fmla="*/ 1930 h 2273"/>
                                <a:gd name="T68" fmla="+- 0 8666 7130"/>
                                <a:gd name="T69" fmla="*/ T68 w 1913"/>
                                <a:gd name="T70" fmla="+- 0 2678 1114"/>
                                <a:gd name="T71" fmla="*/ 2678 h 2273"/>
                                <a:gd name="T72" fmla="+- 0 8743 7130"/>
                                <a:gd name="T73" fmla="*/ T72 w 1913"/>
                                <a:gd name="T74" fmla="+- 0 2678 1114"/>
                                <a:gd name="T75" fmla="*/ 2678 h 2273"/>
                                <a:gd name="T76" fmla="+- 0 8856 7130"/>
                                <a:gd name="T77" fmla="*/ T76 w 1913"/>
                                <a:gd name="T78" fmla="+- 0 2782 1114"/>
                                <a:gd name="T79" fmla="*/ 2782 h 2273"/>
                                <a:gd name="T80" fmla="+- 0 8856 7130"/>
                                <a:gd name="T81" fmla="*/ T80 w 1913"/>
                                <a:gd name="T82" fmla="+- 0 3386 1114"/>
                                <a:gd name="T83" fmla="*/ 3386 h 2273"/>
                                <a:gd name="T84" fmla="+- 0 8969 7130"/>
                                <a:gd name="T85" fmla="*/ T84 w 1913"/>
                                <a:gd name="T86" fmla="+- 0 3386 1114"/>
                                <a:gd name="T87" fmla="*/ 3386 h 2273"/>
                                <a:gd name="T88" fmla="+- 0 8969 7130"/>
                                <a:gd name="T89" fmla="*/ T88 w 1913"/>
                                <a:gd name="T90" fmla="+- 0 1469 1114"/>
                                <a:gd name="T91" fmla="*/ 1469 h 2273"/>
                                <a:gd name="T92" fmla="+- 0 9043 7130"/>
                                <a:gd name="T93" fmla="*/ T92 w 1913"/>
                                <a:gd name="T94" fmla="+- 0 1150 1114"/>
                                <a:gd name="T95" fmla="*/ 1150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913" y="36"/>
                                  </a:moveTo>
                                  <a:lnTo>
                                    <a:pt x="1649" y="36"/>
                                  </a:lnTo>
                                  <a:lnTo>
                                    <a:pt x="1424" y="0"/>
                                  </a:lnTo>
                                  <a:lnTo>
                                    <a:pt x="1126" y="36"/>
                                  </a:lnTo>
                                  <a:lnTo>
                                    <a:pt x="900" y="36"/>
                                  </a:lnTo>
                                  <a:lnTo>
                                    <a:pt x="413" y="108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224" y="460"/>
                                  </a:lnTo>
                                  <a:lnTo>
                                    <a:pt x="300" y="640"/>
                                  </a:lnTo>
                                  <a:lnTo>
                                    <a:pt x="488" y="746"/>
                                  </a:lnTo>
                                  <a:lnTo>
                                    <a:pt x="598" y="674"/>
                                  </a:lnTo>
                                  <a:lnTo>
                                    <a:pt x="701" y="624"/>
                                  </a:lnTo>
                                  <a:lnTo>
                                    <a:pt x="936" y="568"/>
                                  </a:lnTo>
                                  <a:lnTo>
                                    <a:pt x="1198" y="602"/>
                                  </a:lnTo>
                                  <a:lnTo>
                                    <a:pt x="1500" y="710"/>
                                  </a:lnTo>
                                  <a:lnTo>
                                    <a:pt x="1536" y="816"/>
                                  </a:lnTo>
                                  <a:lnTo>
                                    <a:pt x="1536" y="1564"/>
                                  </a:lnTo>
                                  <a:lnTo>
                                    <a:pt x="1613" y="1564"/>
                                  </a:lnTo>
                                  <a:lnTo>
                                    <a:pt x="1726" y="1668"/>
                                  </a:lnTo>
                                  <a:lnTo>
                                    <a:pt x="1726" y="2272"/>
                                  </a:lnTo>
                                  <a:lnTo>
                                    <a:pt x="1839" y="2272"/>
                                  </a:lnTo>
                                  <a:lnTo>
                                    <a:pt x="1839" y="355"/>
                                  </a:lnTo>
                                  <a:lnTo>
                                    <a:pt x="1913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83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8856 7130"/>
                                <a:gd name="T1" fmla="*/ T0 w 1913"/>
                                <a:gd name="T2" fmla="+- 0 3386 1114"/>
                                <a:gd name="T3" fmla="*/ 3386 h 2273"/>
                                <a:gd name="T4" fmla="+- 0 8856 7130"/>
                                <a:gd name="T5" fmla="*/ T4 w 1913"/>
                                <a:gd name="T6" fmla="+- 0 2782 1114"/>
                                <a:gd name="T7" fmla="*/ 2782 h 2273"/>
                                <a:gd name="T8" fmla="+- 0 8818 7130"/>
                                <a:gd name="T9" fmla="*/ T8 w 1913"/>
                                <a:gd name="T10" fmla="+- 0 2820 1114"/>
                                <a:gd name="T11" fmla="*/ 2820 h 2273"/>
                                <a:gd name="T12" fmla="+- 0 8554 7130"/>
                                <a:gd name="T13" fmla="*/ T12 w 1913"/>
                                <a:gd name="T14" fmla="+- 0 2678 1114"/>
                                <a:gd name="T15" fmla="*/ 2678 h 2273"/>
                                <a:gd name="T16" fmla="+- 0 8292 7130"/>
                                <a:gd name="T17" fmla="*/ T16 w 1913"/>
                                <a:gd name="T18" fmla="+- 0 2606 1114"/>
                                <a:gd name="T19" fmla="*/ 2606 h 2273"/>
                                <a:gd name="T20" fmla="+- 0 8066 7130"/>
                                <a:gd name="T21" fmla="*/ T20 w 1913"/>
                                <a:gd name="T22" fmla="+- 0 2606 1114"/>
                                <a:gd name="T23" fmla="*/ 2606 h 2273"/>
                                <a:gd name="T24" fmla="+- 0 7656 7130"/>
                                <a:gd name="T25" fmla="*/ T24 w 1913"/>
                                <a:gd name="T26" fmla="+- 0 2357 1114"/>
                                <a:gd name="T27" fmla="*/ 2357 h 2273"/>
                                <a:gd name="T28" fmla="+- 0 7769 7130"/>
                                <a:gd name="T29" fmla="*/ T28 w 1913"/>
                                <a:gd name="T30" fmla="+- 0 2820 1114"/>
                                <a:gd name="T31" fmla="*/ 2820 h 2273"/>
                                <a:gd name="T32" fmla="+- 0 7841 7130"/>
                                <a:gd name="T33" fmla="*/ T32 w 1913"/>
                                <a:gd name="T34" fmla="+- 0 2959 1114"/>
                                <a:gd name="T35" fmla="*/ 2959 h 2273"/>
                                <a:gd name="T36" fmla="+- 0 7841 7130"/>
                                <a:gd name="T37" fmla="*/ T36 w 1913"/>
                                <a:gd name="T38" fmla="+- 0 3067 1114"/>
                                <a:gd name="T39" fmla="*/ 3067 h 2273"/>
                                <a:gd name="T40" fmla="+- 0 7918 7130"/>
                                <a:gd name="T41" fmla="*/ T40 w 1913"/>
                                <a:gd name="T42" fmla="+- 0 3350 1114"/>
                                <a:gd name="T43" fmla="*/ 3350 h 2273"/>
                                <a:gd name="T44" fmla="+- 0 8328 7130"/>
                                <a:gd name="T45" fmla="*/ T44 w 1913"/>
                                <a:gd name="T46" fmla="+- 0 3350 1114"/>
                                <a:gd name="T47" fmla="*/ 3350 h 2273"/>
                                <a:gd name="T48" fmla="+- 0 8441 7130"/>
                                <a:gd name="T49" fmla="*/ T48 w 1913"/>
                                <a:gd name="T50" fmla="+- 0 3314 1114"/>
                                <a:gd name="T51" fmla="*/ 3314 h 2273"/>
                                <a:gd name="T52" fmla="+- 0 8743 7130"/>
                                <a:gd name="T53" fmla="*/ T52 w 1913"/>
                                <a:gd name="T54" fmla="+- 0 3386 1114"/>
                                <a:gd name="T55" fmla="*/ 3386 h 2273"/>
                                <a:gd name="T56" fmla="+- 0 8856 7130"/>
                                <a:gd name="T57" fmla="*/ T56 w 1913"/>
                                <a:gd name="T58" fmla="+- 0 3386 1114"/>
                                <a:gd name="T59" fmla="*/ 3386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726" y="2272"/>
                                  </a:moveTo>
                                  <a:lnTo>
                                    <a:pt x="1726" y="1668"/>
                                  </a:lnTo>
                                  <a:lnTo>
                                    <a:pt x="1688" y="1706"/>
                                  </a:lnTo>
                                  <a:lnTo>
                                    <a:pt x="1424" y="1564"/>
                                  </a:lnTo>
                                  <a:lnTo>
                                    <a:pt x="1162" y="1492"/>
                                  </a:lnTo>
                                  <a:lnTo>
                                    <a:pt x="936" y="1492"/>
                                  </a:lnTo>
                                  <a:lnTo>
                                    <a:pt x="526" y="1243"/>
                                  </a:lnTo>
                                  <a:lnTo>
                                    <a:pt x="639" y="1706"/>
                                  </a:lnTo>
                                  <a:lnTo>
                                    <a:pt x="711" y="1845"/>
                                  </a:lnTo>
                                  <a:lnTo>
                                    <a:pt x="711" y="1953"/>
                                  </a:lnTo>
                                  <a:lnTo>
                                    <a:pt x="788" y="2236"/>
                                  </a:lnTo>
                                  <a:lnTo>
                                    <a:pt x="1198" y="2236"/>
                                  </a:lnTo>
                                  <a:lnTo>
                                    <a:pt x="1311" y="2200"/>
                                  </a:lnTo>
                                  <a:lnTo>
                                    <a:pt x="1613" y="2272"/>
                                  </a:lnTo>
                                  <a:lnTo>
                                    <a:pt x="1726" y="22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82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8666 7130"/>
                                <a:gd name="T1" fmla="*/ T0 w 1913"/>
                                <a:gd name="T2" fmla="+- 0 2678 1114"/>
                                <a:gd name="T3" fmla="*/ 2678 h 2273"/>
                                <a:gd name="T4" fmla="+- 0 8666 7130"/>
                                <a:gd name="T5" fmla="*/ T4 w 1913"/>
                                <a:gd name="T6" fmla="+- 0 1930 1114"/>
                                <a:gd name="T7" fmla="*/ 1930 h 2273"/>
                                <a:gd name="T8" fmla="+- 0 8554 7130"/>
                                <a:gd name="T9" fmla="*/ T8 w 1913"/>
                                <a:gd name="T10" fmla="+- 0 1860 1114"/>
                                <a:gd name="T11" fmla="*/ 1860 h 2273"/>
                                <a:gd name="T12" fmla="+- 0 7954 7130"/>
                                <a:gd name="T13" fmla="*/ T12 w 1913"/>
                                <a:gd name="T14" fmla="+- 0 1930 1114"/>
                                <a:gd name="T15" fmla="*/ 1930 h 2273"/>
                                <a:gd name="T16" fmla="+- 0 7805 7130"/>
                                <a:gd name="T17" fmla="*/ T16 w 1913"/>
                                <a:gd name="T18" fmla="+- 0 2071 1114"/>
                                <a:gd name="T19" fmla="*/ 2071 h 2273"/>
                                <a:gd name="T20" fmla="+- 0 7841 7130"/>
                                <a:gd name="T21" fmla="*/ T20 w 1913"/>
                                <a:gd name="T22" fmla="+- 0 2179 1114"/>
                                <a:gd name="T23" fmla="*/ 2179 h 2273"/>
                                <a:gd name="T24" fmla="+- 0 7994 7130"/>
                                <a:gd name="T25" fmla="*/ T24 w 1913"/>
                                <a:gd name="T26" fmla="+- 0 2215 1114"/>
                                <a:gd name="T27" fmla="*/ 2215 h 2273"/>
                                <a:gd name="T28" fmla="+- 0 8143 7130"/>
                                <a:gd name="T29" fmla="*/ T28 w 1913"/>
                                <a:gd name="T30" fmla="+- 0 2357 1114"/>
                                <a:gd name="T31" fmla="*/ 2357 h 2273"/>
                                <a:gd name="T32" fmla="+- 0 8328 7130"/>
                                <a:gd name="T33" fmla="*/ T32 w 1913"/>
                                <a:gd name="T34" fmla="+- 0 2393 1114"/>
                                <a:gd name="T35" fmla="*/ 2393 h 2273"/>
                                <a:gd name="T36" fmla="+- 0 8518 7130"/>
                                <a:gd name="T37" fmla="*/ T36 w 1913"/>
                                <a:gd name="T38" fmla="+- 0 2534 1114"/>
                                <a:gd name="T39" fmla="*/ 2534 h 2273"/>
                                <a:gd name="T40" fmla="+- 0 8666 7130"/>
                                <a:gd name="T41" fmla="*/ T40 w 1913"/>
                                <a:gd name="T42" fmla="+- 0 2678 1114"/>
                                <a:gd name="T43" fmla="*/ 2678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536" y="1564"/>
                                  </a:moveTo>
                                  <a:lnTo>
                                    <a:pt x="1536" y="816"/>
                                  </a:lnTo>
                                  <a:lnTo>
                                    <a:pt x="1424" y="746"/>
                                  </a:lnTo>
                                  <a:lnTo>
                                    <a:pt x="824" y="816"/>
                                  </a:lnTo>
                                  <a:lnTo>
                                    <a:pt x="675" y="957"/>
                                  </a:lnTo>
                                  <a:lnTo>
                                    <a:pt x="711" y="1065"/>
                                  </a:lnTo>
                                  <a:lnTo>
                                    <a:pt x="864" y="1101"/>
                                  </a:lnTo>
                                  <a:lnTo>
                                    <a:pt x="1013" y="1243"/>
                                  </a:lnTo>
                                  <a:lnTo>
                                    <a:pt x="1198" y="1279"/>
                                  </a:lnTo>
                                  <a:lnTo>
                                    <a:pt x="1388" y="1420"/>
                                  </a:lnTo>
                                  <a:lnTo>
                                    <a:pt x="1536" y="15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81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9005 7130"/>
                                <a:gd name="T1" fmla="*/ T0 w 1913"/>
                                <a:gd name="T2" fmla="+- 0 1966 1114"/>
                                <a:gd name="T3" fmla="*/ 1966 h 2273"/>
                                <a:gd name="T4" fmla="+- 0 9005 7130"/>
                                <a:gd name="T5" fmla="*/ T4 w 1913"/>
                                <a:gd name="T6" fmla="+- 0 1646 1114"/>
                                <a:gd name="T7" fmla="*/ 1646 h 2273"/>
                                <a:gd name="T8" fmla="+- 0 8969 7130"/>
                                <a:gd name="T9" fmla="*/ T8 w 1913"/>
                                <a:gd name="T10" fmla="+- 0 1469 1114"/>
                                <a:gd name="T11" fmla="*/ 1469 h 2273"/>
                                <a:gd name="T12" fmla="+- 0 8969 7130"/>
                                <a:gd name="T13" fmla="*/ T12 w 1913"/>
                                <a:gd name="T14" fmla="+- 0 2215 1114"/>
                                <a:gd name="T15" fmla="*/ 2215 h 2273"/>
                                <a:gd name="T16" fmla="+- 0 9005 7130"/>
                                <a:gd name="T17" fmla="*/ T16 w 1913"/>
                                <a:gd name="T18" fmla="+- 0 1966 1114"/>
                                <a:gd name="T19" fmla="*/ 1966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875" y="852"/>
                                  </a:moveTo>
                                  <a:lnTo>
                                    <a:pt x="1875" y="532"/>
                                  </a:lnTo>
                                  <a:lnTo>
                                    <a:pt x="1839" y="355"/>
                                  </a:lnTo>
                                  <a:lnTo>
                                    <a:pt x="1839" y="1101"/>
                                  </a:lnTo>
                                  <a:lnTo>
                                    <a:pt x="1875" y="8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80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9043 7130"/>
                                <a:gd name="T1" fmla="*/ T0 w 1913"/>
                                <a:gd name="T2" fmla="+- 0 2640 1114"/>
                                <a:gd name="T3" fmla="*/ 2640 h 2273"/>
                                <a:gd name="T4" fmla="+- 0 9043 7130"/>
                                <a:gd name="T5" fmla="*/ T4 w 1913"/>
                                <a:gd name="T6" fmla="+- 0 2393 1114"/>
                                <a:gd name="T7" fmla="*/ 2393 h 2273"/>
                                <a:gd name="T8" fmla="+- 0 8969 7130"/>
                                <a:gd name="T9" fmla="*/ T8 w 1913"/>
                                <a:gd name="T10" fmla="+- 0 2215 1114"/>
                                <a:gd name="T11" fmla="*/ 2215 h 2273"/>
                                <a:gd name="T12" fmla="+- 0 8969 7130"/>
                                <a:gd name="T13" fmla="*/ T12 w 1913"/>
                                <a:gd name="T14" fmla="+- 0 3386 1114"/>
                                <a:gd name="T15" fmla="*/ 3386 h 2273"/>
                                <a:gd name="T16" fmla="+- 0 9005 7130"/>
                                <a:gd name="T17" fmla="*/ T16 w 1913"/>
                                <a:gd name="T18" fmla="+- 0 3386 1114"/>
                                <a:gd name="T19" fmla="*/ 3386 h 2273"/>
                                <a:gd name="T20" fmla="+- 0 9005 7130"/>
                                <a:gd name="T21" fmla="*/ T20 w 1913"/>
                                <a:gd name="T22" fmla="+- 0 3242 1114"/>
                                <a:gd name="T23" fmla="*/ 3242 h 2273"/>
                                <a:gd name="T24" fmla="+- 0 9043 7130"/>
                                <a:gd name="T25" fmla="*/ T24 w 1913"/>
                                <a:gd name="T26" fmla="+- 0 2640 1114"/>
                                <a:gd name="T27" fmla="*/ 2640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913" y="1526"/>
                                  </a:moveTo>
                                  <a:lnTo>
                                    <a:pt x="1913" y="1279"/>
                                  </a:lnTo>
                                  <a:lnTo>
                                    <a:pt x="1839" y="1101"/>
                                  </a:lnTo>
                                  <a:lnTo>
                                    <a:pt x="1839" y="2272"/>
                                  </a:lnTo>
                                  <a:lnTo>
                                    <a:pt x="1875" y="2272"/>
                                  </a:lnTo>
                                  <a:lnTo>
                                    <a:pt x="1875" y="2128"/>
                                  </a:lnTo>
                                  <a:lnTo>
                                    <a:pt x="1913" y="1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79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9043 7130"/>
                                <a:gd name="T1" fmla="*/ T0 w 1913"/>
                                <a:gd name="T2" fmla="+- 0 3386 1114"/>
                                <a:gd name="T3" fmla="*/ 3386 h 2273"/>
                                <a:gd name="T4" fmla="+- 0 9005 7130"/>
                                <a:gd name="T5" fmla="*/ T4 w 1913"/>
                                <a:gd name="T6" fmla="+- 0 3242 1114"/>
                                <a:gd name="T7" fmla="*/ 3242 h 2273"/>
                                <a:gd name="T8" fmla="+- 0 9005 7130"/>
                                <a:gd name="T9" fmla="*/ T8 w 1913"/>
                                <a:gd name="T10" fmla="+- 0 3386 1114"/>
                                <a:gd name="T11" fmla="*/ 3386 h 2273"/>
                                <a:gd name="T12" fmla="+- 0 9043 7130"/>
                                <a:gd name="T13" fmla="*/ T12 w 1913"/>
                                <a:gd name="T14" fmla="+- 0 3386 1114"/>
                                <a:gd name="T15" fmla="*/ 3386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1913" y="2272"/>
                                  </a:moveTo>
                                  <a:lnTo>
                                    <a:pt x="1875" y="2128"/>
                                  </a:lnTo>
                                  <a:lnTo>
                                    <a:pt x="1875" y="2272"/>
                                  </a:lnTo>
                                  <a:lnTo>
                                    <a:pt x="1913" y="22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BB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" name="Group 76"/>
                        <wpg:cNvGrpSpPr>
                          <a:grpSpLocks/>
                        </wpg:cNvGrpSpPr>
                        <wpg:grpSpPr bwMode="auto">
                          <a:xfrm>
                            <a:off x="7130" y="1114"/>
                            <a:ext cx="1913" cy="2273"/>
                            <a:chOff x="7130" y="1114"/>
                            <a:chExt cx="1913" cy="2273"/>
                          </a:xfrm>
                        </wpg:grpSpPr>
                        <wps:wsp>
                          <wps:cNvPr id="23" name="Freeform 77"/>
                          <wps:cNvSpPr>
                            <a:spLocks/>
                          </wps:cNvSpPr>
                          <wps:spPr bwMode="auto">
                            <a:xfrm>
                              <a:off x="7130" y="1114"/>
                              <a:ext cx="1913" cy="2273"/>
                            </a:xfrm>
                            <a:custGeom>
                              <a:avLst/>
                              <a:gdLst>
                                <a:gd name="T0" fmla="+- 0 7656 7130"/>
                                <a:gd name="T1" fmla="*/ T0 w 1913"/>
                                <a:gd name="T2" fmla="+- 0 2357 1114"/>
                                <a:gd name="T3" fmla="*/ 2357 h 2273"/>
                                <a:gd name="T4" fmla="+- 0 7769 7130"/>
                                <a:gd name="T5" fmla="*/ T4 w 1913"/>
                                <a:gd name="T6" fmla="+- 0 2820 1114"/>
                                <a:gd name="T7" fmla="*/ 2820 h 2273"/>
                                <a:gd name="T8" fmla="+- 0 7841 7130"/>
                                <a:gd name="T9" fmla="*/ T8 w 1913"/>
                                <a:gd name="T10" fmla="+- 0 2959 1114"/>
                                <a:gd name="T11" fmla="*/ 2959 h 2273"/>
                                <a:gd name="T12" fmla="+- 0 7841 7130"/>
                                <a:gd name="T13" fmla="*/ T12 w 1913"/>
                                <a:gd name="T14" fmla="+- 0 3067 1114"/>
                                <a:gd name="T15" fmla="*/ 3067 h 2273"/>
                                <a:gd name="T16" fmla="+- 0 7918 7130"/>
                                <a:gd name="T17" fmla="*/ T16 w 1913"/>
                                <a:gd name="T18" fmla="+- 0 3350 1114"/>
                                <a:gd name="T19" fmla="*/ 3350 h 2273"/>
                                <a:gd name="T20" fmla="+- 0 8328 7130"/>
                                <a:gd name="T21" fmla="*/ T20 w 1913"/>
                                <a:gd name="T22" fmla="+- 0 3350 1114"/>
                                <a:gd name="T23" fmla="*/ 3350 h 2273"/>
                                <a:gd name="T24" fmla="+- 0 8441 7130"/>
                                <a:gd name="T25" fmla="*/ T24 w 1913"/>
                                <a:gd name="T26" fmla="+- 0 3314 1114"/>
                                <a:gd name="T27" fmla="*/ 3314 h 2273"/>
                                <a:gd name="T28" fmla="+- 0 8743 7130"/>
                                <a:gd name="T29" fmla="*/ T28 w 1913"/>
                                <a:gd name="T30" fmla="+- 0 3386 1114"/>
                                <a:gd name="T31" fmla="*/ 3386 h 2273"/>
                                <a:gd name="T32" fmla="+- 0 9043 7130"/>
                                <a:gd name="T33" fmla="*/ T32 w 1913"/>
                                <a:gd name="T34" fmla="+- 0 3386 1114"/>
                                <a:gd name="T35" fmla="*/ 3386 h 2273"/>
                                <a:gd name="T36" fmla="+- 0 9005 7130"/>
                                <a:gd name="T37" fmla="*/ T36 w 1913"/>
                                <a:gd name="T38" fmla="+- 0 3242 1114"/>
                                <a:gd name="T39" fmla="*/ 3242 h 2273"/>
                                <a:gd name="T40" fmla="+- 0 9043 7130"/>
                                <a:gd name="T41" fmla="*/ T40 w 1913"/>
                                <a:gd name="T42" fmla="+- 0 2640 1114"/>
                                <a:gd name="T43" fmla="*/ 2640 h 2273"/>
                                <a:gd name="T44" fmla="+- 0 9043 7130"/>
                                <a:gd name="T45" fmla="*/ T44 w 1913"/>
                                <a:gd name="T46" fmla="+- 0 2393 1114"/>
                                <a:gd name="T47" fmla="*/ 2393 h 2273"/>
                                <a:gd name="T48" fmla="+- 0 8969 7130"/>
                                <a:gd name="T49" fmla="*/ T48 w 1913"/>
                                <a:gd name="T50" fmla="+- 0 2215 1114"/>
                                <a:gd name="T51" fmla="*/ 2215 h 2273"/>
                                <a:gd name="T52" fmla="+- 0 9005 7130"/>
                                <a:gd name="T53" fmla="*/ T52 w 1913"/>
                                <a:gd name="T54" fmla="+- 0 1966 1114"/>
                                <a:gd name="T55" fmla="*/ 1966 h 2273"/>
                                <a:gd name="T56" fmla="+- 0 9005 7130"/>
                                <a:gd name="T57" fmla="*/ T56 w 1913"/>
                                <a:gd name="T58" fmla="+- 0 1646 1114"/>
                                <a:gd name="T59" fmla="*/ 1646 h 2273"/>
                                <a:gd name="T60" fmla="+- 0 8969 7130"/>
                                <a:gd name="T61" fmla="*/ T60 w 1913"/>
                                <a:gd name="T62" fmla="+- 0 1469 1114"/>
                                <a:gd name="T63" fmla="*/ 1469 h 2273"/>
                                <a:gd name="T64" fmla="+- 0 9043 7130"/>
                                <a:gd name="T65" fmla="*/ T64 w 1913"/>
                                <a:gd name="T66" fmla="+- 0 1150 1114"/>
                                <a:gd name="T67" fmla="*/ 1150 h 2273"/>
                                <a:gd name="T68" fmla="+- 0 8779 7130"/>
                                <a:gd name="T69" fmla="*/ T68 w 1913"/>
                                <a:gd name="T70" fmla="+- 0 1150 1114"/>
                                <a:gd name="T71" fmla="*/ 1150 h 2273"/>
                                <a:gd name="T72" fmla="+- 0 8554 7130"/>
                                <a:gd name="T73" fmla="*/ T72 w 1913"/>
                                <a:gd name="T74" fmla="+- 0 1114 1114"/>
                                <a:gd name="T75" fmla="*/ 1114 h 2273"/>
                                <a:gd name="T76" fmla="+- 0 8256 7130"/>
                                <a:gd name="T77" fmla="*/ T76 w 1913"/>
                                <a:gd name="T78" fmla="+- 0 1150 1114"/>
                                <a:gd name="T79" fmla="*/ 1150 h 2273"/>
                                <a:gd name="T80" fmla="+- 0 8030 7130"/>
                                <a:gd name="T81" fmla="*/ T80 w 1913"/>
                                <a:gd name="T82" fmla="+- 0 1150 1114"/>
                                <a:gd name="T83" fmla="*/ 1150 h 2273"/>
                                <a:gd name="T84" fmla="+- 0 7543 7130"/>
                                <a:gd name="T85" fmla="*/ T84 w 1913"/>
                                <a:gd name="T86" fmla="+- 0 1222 1114"/>
                                <a:gd name="T87" fmla="*/ 1222 h 2273"/>
                                <a:gd name="T88" fmla="+- 0 7130 7130"/>
                                <a:gd name="T89" fmla="*/ T88 w 1913"/>
                                <a:gd name="T90" fmla="+- 0 1150 1114"/>
                                <a:gd name="T91" fmla="*/ 1150 h 2273"/>
                                <a:gd name="T92" fmla="+- 0 7130 7130"/>
                                <a:gd name="T93" fmla="*/ T92 w 1913"/>
                                <a:gd name="T94" fmla="+- 0 1222 1114"/>
                                <a:gd name="T95" fmla="*/ 1222 h 2273"/>
                                <a:gd name="T96" fmla="+- 0 7354 7130"/>
                                <a:gd name="T97" fmla="*/ T96 w 1913"/>
                                <a:gd name="T98" fmla="+- 0 1574 1114"/>
                                <a:gd name="T99" fmla="*/ 1574 h 2273"/>
                                <a:gd name="T100" fmla="+- 0 7430 7130"/>
                                <a:gd name="T101" fmla="*/ T100 w 1913"/>
                                <a:gd name="T102" fmla="+- 0 1754 1114"/>
                                <a:gd name="T103" fmla="*/ 1754 h 2273"/>
                                <a:gd name="T104" fmla="+- 0 7618 7130"/>
                                <a:gd name="T105" fmla="*/ T104 w 1913"/>
                                <a:gd name="T106" fmla="+- 0 1860 1114"/>
                                <a:gd name="T107" fmla="*/ 1860 h 2273"/>
                                <a:gd name="T108" fmla="+- 0 7728 7130"/>
                                <a:gd name="T109" fmla="*/ T108 w 1913"/>
                                <a:gd name="T110" fmla="+- 0 1788 1114"/>
                                <a:gd name="T111" fmla="*/ 1788 h 2273"/>
                                <a:gd name="T112" fmla="+- 0 7831 7130"/>
                                <a:gd name="T113" fmla="*/ T112 w 1913"/>
                                <a:gd name="T114" fmla="+- 0 1738 1114"/>
                                <a:gd name="T115" fmla="*/ 1738 h 2273"/>
                                <a:gd name="T116" fmla="+- 0 8066 7130"/>
                                <a:gd name="T117" fmla="*/ T116 w 1913"/>
                                <a:gd name="T118" fmla="+- 0 1682 1114"/>
                                <a:gd name="T119" fmla="*/ 1682 h 2273"/>
                                <a:gd name="T120" fmla="+- 0 8328 7130"/>
                                <a:gd name="T121" fmla="*/ T120 w 1913"/>
                                <a:gd name="T122" fmla="+- 0 1716 1114"/>
                                <a:gd name="T123" fmla="*/ 1716 h 2273"/>
                                <a:gd name="T124" fmla="+- 0 8630 7130"/>
                                <a:gd name="T125" fmla="*/ T124 w 1913"/>
                                <a:gd name="T126" fmla="+- 0 1824 1114"/>
                                <a:gd name="T127" fmla="*/ 1824 h 2273"/>
                                <a:gd name="T128" fmla="+- 0 8666 7130"/>
                                <a:gd name="T129" fmla="*/ T128 w 1913"/>
                                <a:gd name="T130" fmla="+- 0 1930 1114"/>
                                <a:gd name="T131" fmla="*/ 1930 h 2273"/>
                                <a:gd name="T132" fmla="+- 0 8554 7130"/>
                                <a:gd name="T133" fmla="*/ T132 w 1913"/>
                                <a:gd name="T134" fmla="+- 0 1860 1114"/>
                                <a:gd name="T135" fmla="*/ 1860 h 2273"/>
                                <a:gd name="T136" fmla="+- 0 7954 7130"/>
                                <a:gd name="T137" fmla="*/ T136 w 1913"/>
                                <a:gd name="T138" fmla="+- 0 1930 1114"/>
                                <a:gd name="T139" fmla="*/ 1930 h 2273"/>
                                <a:gd name="T140" fmla="+- 0 7805 7130"/>
                                <a:gd name="T141" fmla="*/ T140 w 1913"/>
                                <a:gd name="T142" fmla="+- 0 2071 1114"/>
                                <a:gd name="T143" fmla="*/ 2071 h 2273"/>
                                <a:gd name="T144" fmla="+- 0 7841 7130"/>
                                <a:gd name="T145" fmla="*/ T144 w 1913"/>
                                <a:gd name="T146" fmla="+- 0 2179 1114"/>
                                <a:gd name="T147" fmla="*/ 2179 h 2273"/>
                                <a:gd name="T148" fmla="+- 0 7994 7130"/>
                                <a:gd name="T149" fmla="*/ T148 w 1913"/>
                                <a:gd name="T150" fmla="+- 0 2215 1114"/>
                                <a:gd name="T151" fmla="*/ 2215 h 2273"/>
                                <a:gd name="T152" fmla="+- 0 8143 7130"/>
                                <a:gd name="T153" fmla="*/ T152 w 1913"/>
                                <a:gd name="T154" fmla="+- 0 2357 1114"/>
                                <a:gd name="T155" fmla="*/ 2357 h 2273"/>
                                <a:gd name="T156" fmla="+- 0 8328 7130"/>
                                <a:gd name="T157" fmla="*/ T156 w 1913"/>
                                <a:gd name="T158" fmla="+- 0 2393 1114"/>
                                <a:gd name="T159" fmla="*/ 2393 h 2273"/>
                                <a:gd name="T160" fmla="+- 0 8518 7130"/>
                                <a:gd name="T161" fmla="*/ T160 w 1913"/>
                                <a:gd name="T162" fmla="+- 0 2534 1114"/>
                                <a:gd name="T163" fmla="*/ 2534 h 2273"/>
                                <a:gd name="T164" fmla="+- 0 8666 7130"/>
                                <a:gd name="T165" fmla="*/ T164 w 1913"/>
                                <a:gd name="T166" fmla="+- 0 2678 1114"/>
                                <a:gd name="T167" fmla="*/ 2678 h 2273"/>
                                <a:gd name="T168" fmla="+- 0 8743 7130"/>
                                <a:gd name="T169" fmla="*/ T168 w 1913"/>
                                <a:gd name="T170" fmla="+- 0 2678 1114"/>
                                <a:gd name="T171" fmla="*/ 2678 h 2273"/>
                                <a:gd name="T172" fmla="+- 0 8856 7130"/>
                                <a:gd name="T173" fmla="*/ T172 w 1913"/>
                                <a:gd name="T174" fmla="+- 0 2782 1114"/>
                                <a:gd name="T175" fmla="*/ 2782 h 2273"/>
                                <a:gd name="T176" fmla="+- 0 8818 7130"/>
                                <a:gd name="T177" fmla="*/ T176 w 1913"/>
                                <a:gd name="T178" fmla="+- 0 2820 1114"/>
                                <a:gd name="T179" fmla="*/ 2820 h 2273"/>
                                <a:gd name="T180" fmla="+- 0 8554 7130"/>
                                <a:gd name="T181" fmla="*/ T180 w 1913"/>
                                <a:gd name="T182" fmla="+- 0 2678 1114"/>
                                <a:gd name="T183" fmla="*/ 2678 h 2273"/>
                                <a:gd name="T184" fmla="+- 0 8292 7130"/>
                                <a:gd name="T185" fmla="*/ T184 w 1913"/>
                                <a:gd name="T186" fmla="+- 0 2606 1114"/>
                                <a:gd name="T187" fmla="*/ 2606 h 2273"/>
                                <a:gd name="T188" fmla="+- 0 8066 7130"/>
                                <a:gd name="T189" fmla="*/ T188 w 1913"/>
                                <a:gd name="T190" fmla="+- 0 2606 1114"/>
                                <a:gd name="T191" fmla="*/ 2606 h 2273"/>
                                <a:gd name="T192" fmla="+- 0 7656 7130"/>
                                <a:gd name="T193" fmla="*/ T192 w 1913"/>
                                <a:gd name="T194" fmla="+- 0 2357 1114"/>
                                <a:gd name="T195" fmla="*/ 2357 h 22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1913" h="2273">
                                  <a:moveTo>
                                    <a:pt x="526" y="1243"/>
                                  </a:moveTo>
                                  <a:lnTo>
                                    <a:pt x="639" y="1706"/>
                                  </a:lnTo>
                                  <a:lnTo>
                                    <a:pt x="711" y="1845"/>
                                  </a:lnTo>
                                  <a:lnTo>
                                    <a:pt x="711" y="1953"/>
                                  </a:lnTo>
                                  <a:lnTo>
                                    <a:pt x="788" y="2236"/>
                                  </a:lnTo>
                                  <a:lnTo>
                                    <a:pt x="1198" y="2236"/>
                                  </a:lnTo>
                                  <a:lnTo>
                                    <a:pt x="1311" y="2200"/>
                                  </a:lnTo>
                                  <a:lnTo>
                                    <a:pt x="1613" y="2272"/>
                                  </a:lnTo>
                                  <a:lnTo>
                                    <a:pt x="1913" y="2272"/>
                                  </a:lnTo>
                                  <a:lnTo>
                                    <a:pt x="1875" y="2128"/>
                                  </a:lnTo>
                                  <a:lnTo>
                                    <a:pt x="1913" y="1526"/>
                                  </a:lnTo>
                                  <a:lnTo>
                                    <a:pt x="1913" y="1279"/>
                                  </a:lnTo>
                                  <a:lnTo>
                                    <a:pt x="1839" y="1101"/>
                                  </a:lnTo>
                                  <a:lnTo>
                                    <a:pt x="1875" y="852"/>
                                  </a:lnTo>
                                  <a:lnTo>
                                    <a:pt x="1875" y="532"/>
                                  </a:lnTo>
                                  <a:lnTo>
                                    <a:pt x="1839" y="355"/>
                                  </a:lnTo>
                                  <a:lnTo>
                                    <a:pt x="1913" y="36"/>
                                  </a:lnTo>
                                  <a:lnTo>
                                    <a:pt x="1649" y="36"/>
                                  </a:lnTo>
                                  <a:lnTo>
                                    <a:pt x="1424" y="0"/>
                                  </a:lnTo>
                                  <a:lnTo>
                                    <a:pt x="1126" y="36"/>
                                  </a:lnTo>
                                  <a:lnTo>
                                    <a:pt x="900" y="36"/>
                                  </a:lnTo>
                                  <a:lnTo>
                                    <a:pt x="413" y="108"/>
                                  </a:lnTo>
                                  <a:lnTo>
                                    <a:pt x="0" y="36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224" y="460"/>
                                  </a:lnTo>
                                  <a:lnTo>
                                    <a:pt x="300" y="640"/>
                                  </a:lnTo>
                                  <a:lnTo>
                                    <a:pt x="488" y="746"/>
                                  </a:lnTo>
                                  <a:lnTo>
                                    <a:pt x="598" y="674"/>
                                  </a:lnTo>
                                  <a:lnTo>
                                    <a:pt x="701" y="624"/>
                                  </a:lnTo>
                                  <a:lnTo>
                                    <a:pt x="936" y="568"/>
                                  </a:lnTo>
                                  <a:lnTo>
                                    <a:pt x="1198" y="602"/>
                                  </a:lnTo>
                                  <a:lnTo>
                                    <a:pt x="1500" y="710"/>
                                  </a:lnTo>
                                  <a:lnTo>
                                    <a:pt x="1536" y="816"/>
                                  </a:lnTo>
                                  <a:lnTo>
                                    <a:pt x="1424" y="746"/>
                                  </a:lnTo>
                                  <a:lnTo>
                                    <a:pt x="824" y="816"/>
                                  </a:lnTo>
                                  <a:lnTo>
                                    <a:pt x="675" y="957"/>
                                  </a:lnTo>
                                  <a:lnTo>
                                    <a:pt x="711" y="1065"/>
                                  </a:lnTo>
                                  <a:lnTo>
                                    <a:pt x="864" y="1101"/>
                                  </a:lnTo>
                                  <a:lnTo>
                                    <a:pt x="1013" y="1243"/>
                                  </a:lnTo>
                                  <a:lnTo>
                                    <a:pt x="1198" y="1279"/>
                                  </a:lnTo>
                                  <a:lnTo>
                                    <a:pt x="1388" y="1420"/>
                                  </a:lnTo>
                                  <a:lnTo>
                                    <a:pt x="1536" y="1564"/>
                                  </a:lnTo>
                                  <a:lnTo>
                                    <a:pt x="1613" y="1564"/>
                                  </a:lnTo>
                                  <a:lnTo>
                                    <a:pt x="1726" y="1668"/>
                                  </a:lnTo>
                                  <a:lnTo>
                                    <a:pt x="1688" y="1706"/>
                                  </a:lnTo>
                                  <a:lnTo>
                                    <a:pt x="1424" y="1564"/>
                                  </a:lnTo>
                                  <a:lnTo>
                                    <a:pt x="1162" y="1492"/>
                                  </a:lnTo>
                                  <a:lnTo>
                                    <a:pt x="936" y="1492"/>
                                  </a:lnTo>
                                  <a:lnTo>
                                    <a:pt x="526" y="124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2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" name="Group 74"/>
                        <wpg:cNvGrpSpPr>
                          <a:grpSpLocks/>
                        </wpg:cNvGrpSpPr>
                        <wpg:grpSpPr bwMode="auto">
                          <a:xfrm>
                            <a:off x="7493" y="1433"/>
                            <a:ext cx="314" cy="350"/>
                            <a:chOff x="7493" y="1433"/>
                            <a:chExt cx="314" cy="350"/>
                          </a:xfrm>
                        </wpg:grpSpPr>
                        <wps:wsp>
                          <wps:cNvPr id="25" name="Freeform 75"/>
                          <wps:cNvSpPr>
                            <a:spLocks/>
                          </wps:cNvSpPr>
                          <wps:spPr bwMode="auto">
                            <a:xfrm>
                              <a:off x="7493" y="1433"/>
                              <a:ext cx="314" cy="350"/>
                            </a:xfrm>
                            <a:custGeom>
                              <a:avLst/>
                              <a:gdLst>
                                <a:gd name="T0" fmla="+- 0 7807 7493"/>
                                <a:gd name="T1" fmla="*/ T0 w 314"/>
                                <a:gd name="T2" fmla="+- 0 1606 1433"/>
                                <a:gd name="T3" fmla="*/ 1606 h 350"/>
                                <a:gd name="T4" fmla="+- 0 7805 7493"/>
                                <a:gd name="T5" fmla="*/ T4 w 314"/>
                                <a:gd name="T6" fmla="+- 0 1541 1433"/>
                                <a:gd name="T7" fmla="*/ 1541 h 350"/>
                                <a:gd name="T8" fmla="+- 0 7754 7493"/>
                                <a:gd name="T9" fmla="*/ T8 w 314"/>
                                <a:gd name="T10" fmla="+- 0 1471 1433"/>
                                <a:gd name="T11" fmla="*/ 1471 h 350"/>
                                <a:gd name="T12" fmla="+- 0 7692 7493"/>
                                <a:gd name="T13" fmla="*/ T12 w 314"/>
                                <a:gd name="T14" fmla="+- 0 1433 1433"/>
                                <a:gd name="T15" fmla="*/ 1433 h 350"/>
                                <a:gd name="T16" fmla="+- 0 7622 7493"/>
                                <a:gd name="T17" fmla="*/ T16 w 314"/>
                                <a:gd name="T18" fmla="+- 0 1438 1433"/>
                                <a:gd name="T19" fmla="*/ 1438 h 350"/>
                                <a:gd name="T20" fmla="+- 0 7541 7493"/>
                                <a:gd name="T21" fmla="*/ T20 w 314"/>
                                <a:gd name="T22" fmla="+- 0 1495 1433"/>
                                <a:gd name="T23" fmla="*/ 1495 h 350"/>
                                <a:gd name="T24" fmla="+- 0 7500 7493"/>
                                <a:gd name="T25" fmla="*/ T24 w 314"/>
                                <a:gd name="T26" fmla="+- 0 1586 1433"/>
                                <a:gd name="T27" fmla="*/ 1586 h 350"/>
                                <a:gd name="T28" fmla="+- 0 7493 7493"/>
                                <a:gd name="T29" fmla="*/ T28 w 314"/>
                                <a:gd name="T30" fmla="+- 0 1654 1433"/>
                                <a:gd name="T31" fmla="*/ 1654 h 350"/>
                                <a:gd name="T32" fmla="+- 0 7505 7493"/>
                                <a:gd name="T33" fmla="*/ T32 w 314"/>
                                <a:gd name="T34" fmla="+- 0 1716 1433"/>
                                <a:gd name="T35" fmla="*/ 1716 h 350"/>
                                <a:gd name="T36" fmla="+- 0 7560 7493"/>
                                <a:gd name="T37" fmla="*/ T36 w 314"/>
                                <a:gd name="T38" fmla="+- 0 1766 1433"/>
                                <a:gd name="T39" fmla="*/ 1766 h 350"/>
                                <a:gd name="T40" fmla="+- 0 7632 7493"/>
                                <a:gd name="T41" fmla="*/ T40 w 314"/>
                                <a:gd name="T42" fmla="+- 0 1783 1433"/>
                                <a:gd name="T43" fmla="*/ 1783 h 350"/>
                                <a:gd name="T44" fmla="+- 0 7711 7493"/>
                                <a:gd name="T45" fmla="*/ T44 w 314"/>
                                <a:gd name="T46" fmla="+- 0 1750 1433"/>
                                <a:gd name="T47" fmla="*/ 1750 h 350"/>
                                <a:gd name="T48" fmla="+- 0 7752 7493"/>
                                <a:gd name="T49" fmla="*/ T48 w 314"/>
                                <a:gd name="T50" fmla="+- 0 1714 1433"/>
                                <a:gd name="T51" fmla="*/ 1714 h 350"/>
                                <a:gd name="T52" fmla="+- 0 7783 7493"/>
                                <a:gd name="T53" fmla="*/ T52 w 314"/>
                                <a:gd name="T54" fmla="+- 0 1685 1433"/>
                                <a:gd name="T55" fmla="*/ 1685 h 350"/>
                                <a:gd name="T56" fmla="+- 0 7802 7493"/>
                                <a:gd name="T57" fmla="*/ T56 w 314"/>
                                <a:gd name="T58" fmla="+- 0 1656 1433"/>
                                <a:gd name="T59" fmla="*/ 1656 h 350"/>
                                <a:gd name="T60" fmla="+- 0 7807 7493"/>
                                <a:gd name="T61" fmla="*/ T60 w 314"/>
                                <a:gd name="T62" fmla="+- 0 1606 1433"/>
                                <a:gd name="T63" fmla="*/ 1606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314" h="350">
                                  <a:moveTo>
                                    <a:pt x="314" y="173"/>
                                  </a:moveTo>
                                  <a:lnTo>
                                    <a:pt x="312" y="108"/>
                                  </a:lnTo>
                                  <a:lnTo>
                                    <a:pt x="261" y="38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29" y="5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7" y="153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12" y="283"/>
                                  </a:lnTo>
                                  <a:lnTo>
                                    <a:pt x="67" y="333"/>
                                  </a:lnTo>
                                  <a:lnTo>
                                    <a:pt x="139" y="350"/>
                                  </a:lnTo>
                                  <a:lnTo>
                                    <a:pt x="218" y="317"/>
                                  </a:lnTo>
                                  <a:lnTo>
                                    <a:pt x="259" y="281"/>
                                  </a:lnTo>
                                  <a:lnTo>
                                    <a:pt x="290" y="252"/>
                                  </a:lnTo>
                                  <a:lnTo>
                                    <a:pt x="309" y="223"/>
                                  </a:lnTo>
                                  <a:lnTo>
                                    <a:pt x="314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72"/>
                        <wpg:cNvGrpSpPr>
                          <a:grpSpLocks/>
                        </wpg:cNvGrpSpPr>
                        <wpg:grpSpPr bwMode="auto">
                          <a:xfrm>
                            <a:off x="7493" y="1433"/>
                            <a:ext cx="314" cy="350"/>
                            <a:chOff x="7493" y="1433"/>
                            <a:chExt cx="314" cy="350"/>
                          </a:xfrm>
                        </wpg:grpSpPr>
                        <wps:wsp>
                          <wps:cNvPr id="27" name="Freeform 73"/>
                          <wps:cNvSpPr>
                            <a:spLocks/>
                          </wps:cNvSpPr>
                          <wps:spPr bwMode="auto">
                            <a:xfrm>
                              <a:off x="7493" y="1433"/>
                              <a:ext cx="314" cy="350"/>
                            </a:xfrm>
                            <a:custGeom>
                              <a:avLst/>
                              <a:gdLst>
                                <a:gd name="T0" fmla="+- 0 7632 7493"/>
                                <a:gd name="T1" fmla="*/ T0 w 314"/>
                                <a:gd name="T2" fmla="+- 0 1783 1433"/>
                                <a:gd name="T3" fmla="*/ 1783 h 350"/>
                                <a:gd name="T4" fmla="+- 0 7560 7493"/>
                                <a:gd name="T5" fmla="*/ T4 w 314"/>
                                <a:gd name="T6" fmla="+- 0 1766 1433"/>
                                <a:gd name="T7" fmla="*/ 1766 h 350"/>
                                <a:gd name="T8" fmla="+- 0 7505 7493"/>
                                <a:gd name="T9" fmla="*/ T8 w 314"/>
                                <a:gd name="T10" fmla="+- 0 1716 1433"/>
                                <a:gd name="T11" fmla="*/ 1716 h 350"/>
                                <a:gd name="T12" fmla="+- 0 7493 7493"/>
                                <a:gd name="T13" fmla="*/ T12 w 314"/>
                                <a:gd name="T14" fmla="+- 0 1654 1433"/>
                                <a:gd name="T15" fmla="*/ 1654 h 350"/>
                                <a:gd name="T16" fmla="+- 0 7500 7493"/>
                                <a:gd name="T17" fmla="*/ T16 w 314"/>
                                <a:gd name="T18" fmla="+- 0 1586 1433"/>
                                <a:gd name="T19" fmla="*/ 1586 h 350"/>
                                <a:gd name="T20" fmla="+- 0 7541 7493"/>
                                <a:gd name="T21" fmla="*/ T20 w 314"/>
                                <a:gd name="T22" fmla="+- 0 1495 1433"/>
                                <a:gd name="T23" fmla="*/ 1495 h 350"/>
                                <a:gd name="T24" fmla="+- 0 7622 7493"/>
                                <a:gd name="T25" fmla="*/ T24 w 314"/>
                                <a:gd name="T26" fmla="+- 0 1438 1433"/>
                                <a:gd name="T27" fmla="*/ 1438 h 350"/>
                                <a:gd name="T28" fmla="+- 0 7692 7493"/>
                                <a:gd name="T29" fmla="*/ T28 w 314"/>
                                <a:gd name="T30" fmla="+- 0 1433 1433"/>
                                <a:gd name="T31" fmla="*/ 1433 h 350"/>
                                <a:gd name="T32" fmla="+- 0 7728 7493"/>
                                <a:gd name="T33" fmla="*/ T32 w 314"/>
                                <a:gd name="T34" fmla="+- 0 1452 1433"/>
                                <a:gd name="T35" fmla="*/ 1452 h 350"/>
                                <a:gd name="T36" fmla="+- 0 7754 7493"/>
                                <a:gd name="T37" fmla="*/ T36 w 314"/>
                                <a:gd name="T38" fmla="+- 0 1471 1433"/>
                                <a:gd name="T39" fmla="*/ 1471 h 350"/>
                                <a:gd name="T40" fmla="+- 0 7783 7493"/>
                                <a:gd name="T41" fmla="*/ T40 w 314"/>
                                <a:gd name="T42" fmla="+- 0 1500 1433"/>
                                <a:gd name="T43" fmla="*/ 1500 h 350"/>
                                <a:gd name="T44" fmla="+- 0 7805 7493"/>
                                <a:gd name="T45" fmla="*/ T44 w 314"/>
                                <a:gd name="T46" fmla="+- 0 1541 1433"/>
                                <a:gd name="T47" fmla="*/ 1541 h 350"/>
                                <a:gd name="T48" fmla="+- 0 7807 7493"/>
                                <a:gd name="T49" fmla="*/ T48 w 314"/>
                                <a:gd name="T50" fmla="+- 0 1606 1433"/>
                                <a:gd name="T51" fmla="*/ 1606 h 350"/>
                                <a:gd name="T52" fmla="+- 0 7802 7493"/>
                                <a:gd name="T53" fmla="*/ T52 w 314"/>
                                <a:gd name="T54" fmla="+- 0 1656 1433"/>
                                <a:gd name="T55" fmla="*/ 1656 h 350"/>
                                <a:gd name="T56" fmla="+- 0 7783 7493"/>
                                <a:gd name="T57" fmla="*/ T56 w 314"/>
                                <a:gd name="T58" fmla="+- 0 1685 1433"/>
                                <a:gd name="T59" fmla="*/ 1685 h 350"/>
                                <a:gd name="T60" fmla="+- 0 7752 7493"/>
                                <a:gd name="T61" fmla="*/ T60 w 314"/>
                                <a:gd name="T62" fmla="+- 0 1714 1433"/>
                                <a:gd name="T63" fmla="*/ 1714 h 350"/>
                                <a:gd name="T64" fmla="+- 0 7711 7493"/>
                                <a:gd name="T65" fmla="*/ T64 w 314"/>
                                <a:gd name="T66" fmla="+- 0 1750 1433"/>
                                <a:gd name="T67" fmla="*/ 1750 h 350"/>
                                <a:gd name="T68" fmla="+- 0 7632 7493"/>
                                <a:gd name="T69" fmla="*/ T68 w 314"/>
                                <a:gd name="T70" fmla="+- 0 1783 1433"/>
                                <a:gd name="T71" fmla="*/ 1783 h 3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314" h="350">
                                  <a:moveTo>
                                    <a:pt x="139" y="350"/>
                                  </a:moveTo>
                                  <a:lnTo>
                                    <a:pt x="67" y="333"/>
                                  </a:lnTo>
                                  <a:lnTo>
                                    <a:pt x="12" y="283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7" y="153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129" y="5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35" y="19"/>
                                  </a:lnTo>
                                  <a:lnTo>
                                    <a:pt x="261" y="38"/>
                                  </a:lnTo>
                                  <a:lnTo>
                                    <a:pt x="290" y="67"/>
                                  </a:lnTo>
                                  <a:lnTo>
                                    <a:pt x="312" y="108"/>
                                  </a:lnTo>
                                  <a:lnTo>
                                    <a:pt x="314" y="173"/>
                                  </a:lnTo>
                                  <a:lnTo>
                                    <a:pt x="309" y="223"/>
                                  </a:lnTo>
                                  <a:lnTo>
                                    <a:pt x="290" y="252"/>
                                  </a:lnTo>
                                  <a:lnTo>
                                    <a:pt x="259" y="281"/>
                                  </a:lnTo>
                                  <a:lnTo>
                                    <a:pt x="218" y="317"/>
                                  </a:lnTo>
                                  <a:lnTo>
                                    <a:pt x="139" y="35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1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68"/>
                        <wpg:cNvGrpSpPr>
                          <a:grpSpLocks/>
                        </wpg:cNvGrpSpPr>
                        <wpg:grpSpPr bwMode="auto">
                          <a:xfrm>
                            <a:off x="7466" y="900"/>
                            <a:ext cx="451" cy="461"/>
                            <a:chOff x="7466" y="900"/>
                            <a:chExt cx="451" cy="461"/>
                          </a:xfrm>
                        </wpg:grpSpPr>
                        <wps:wsp>
                          <wps:cNvPr id="29" name="Freeform 71"/>
                          <wps:cNvSpPr>
                            <a:spLocks/>
                          </wps:cNvSpPr>
                          <wps:spPr bwMode="auto">
                            <a:xfrm>
                              <a:off x="7466" y="900"/>
                              <a:ext cx="451" cy="461"/>
                            </a:xfrm>
                            <a:custGeom>
                              <a:avLst/>
                              <a:gdLst>
                                <a:gd name="T0" fmla="+- 0 7918 7466"/>
                                <a:gd name="T1" fmla="*/ T0 w 451"/>
                                <a:gd name="T2" fmla="+- 0 1080 900"/>
                                <a:gd name="T3" fmla="*/ 1080 h 461"/>
                                <a:gd name="T4" fmla="+- 0 7769 7466"/>
                                <a:gd name="T5" fmla="*/ T4 w 451"/>
                                <a:gd name="T6" fmla="+- 0 1044 900"/>
                                <a:gd name="T7" fmla="*/ 1044 h 461"/>
                                <a:gd name="T8" fmla="+- 0 7692 7466"/>
                                <a:gd name="T9" fmla="*/ T8 w 451"/>
                                <a:gd name="T10" fmla="+- 0 900 900"/>
                                <a:gd name="T11" fmla="*/ 900 h 461"/>
                                <a:gd name="T12" fmla="+- 0 7618 7466"/>
                                <a:gd name="T13" fmla="*/ T12 w 451"/>
                                <a:gd name="T14" fmla="+- 0 1044 900"/>
                                <a:gd name="T15" fmla="*/ 1044 h 461"/>
                                <a:gd name="T16" fmla="+- 0 7466 7466"/>
                                <a:gd name="T17" fmla="*/ T16 w 451"/>
                                <a:gd name="T18" fmla="+- 0 1044 900"/>
                                <a:gd name="T19" fmla="*/ 1044 h 461"/>
                                <a:gd name="T20" fmla="+- 0 7579 7466"/>
                                <a:gd name="T21" fmla="*/ T20 w 451"/>
                                <a:gd name="T22" fmla="+- 0 1150 900"/>
                                <a:gd name="T23" fmla="*/ 1150 h 461"/>
                                <a:gd name="T24" fmla="+- 0 7579 7466"/>
                                <a:gd name="T25" fmla="*/ T24 w 451"/>
                                <a:gd name="T26" fmla="+- 0 1271 900"/>
                                <a:gd name="T27" fmla="*/ 1271 h 461"/>
                                <a:gd name="T28" fmla="+- 0 7692 7466"/>
                                <a:gd name="T29" fmla="*/ T28 w 451"/>
                                <a:gd name="T30" fmla="+- 0 1186 900"/>
                                <a:gd name="T31" fmla="*/ 1186 h 461"/>
                                <a:gd name="T32" fmla="+- 0 7769 7466"/>
                                <a:gd name="T33" fmla="*/ T32 w 451"/>
                                <a:gd name="T34" fmla="+- 0 1276 900"/>
                                <a:gd name="T35" fmla="*/ 1276 h 461"/>
                                <a:gd name="T36" fmla="+- 0 7769 7466"/>
                                <a:gd name="T37" fmla="*/ T36 w 451"/>
                                <a:gd name="T38" fmla="+- 0 1150 900"/>
                                <a:gd name="T39" fmla="*/ 1150 h 461"/>
                                <a:gd name="T40" fmla="+- 0 7918 7466"/>
                                <a:gd name="T41" fmla="*/ T40 w 451"/>
                                <a:gd name="T42" fmla="+- 0 1080 900"/>
                                <a:gd name="T43" fmla="*/ 1080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51" h="461">
                                  <a:moveTo>
                                    <a:pt x="452" y="180"/>
                                  </a:moveTo>
                                  <a:lnTo>
                                    <a:pt x="303" y="144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152" y="144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13" y="250"/>
                                  </a:lnTo>
                                  <a:lnTo>
                                    <a:pt x="113" y="371"/>
                                  </a:lnTo>
                                  <a:lnTo>
                                    <a:pt x="226" y="286"/>
                                  </a:lnTo>
                                  <a:lnTo>
                                    <a:pt x="303" y="376"/>
                                  </a:lnTo>
                                  <a:lnTo>
                                    <a:pt x="303" y="250"/>
                                  </a:lnTo>
                                  <a:lnTo>
                                    <a:pt x="452" y="1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70"/>
                          <wps:cNvSpPr>
                            <a:spLocks/>
                          </wps:cNvSpPr>
                          <wps:spPr bwMode="auto">
                            <a:xfrm>
                              <a:off x="7466" y="900"/>
                              <a:ext cx="451" cy="461"/>
                            </a:xfrm>
                            <a:custGeom>
                              <a:avLst/>
                              <a:gdLst>
                                <a:gd name="T0" fmla="+- 0 7579 7466"/>
                                <a:gd name="T1" fmla="*/ T0 w 451"/>
                                <a:gd name="T2" fmla="+- 0 1271 900"/>
                                <a:gd name="T3" fmla="*/ 1271 h 461"/>
                                <a:gd name="T4" fmla="+- 0 7579 7466"/>
                                <a:gd name="T5" fmla="*/ T4 w 451"/>
                                <a:gd name="T6" fmla="+- 0 1150 900"/>
                                <a:gd name="T7" fmla="*/ 1150 h 461"/>
                                <a:gd name="T8" fmla="+- 0 7505 7466"/>
                                <a:gd name="T9" fmla="*/ T8 w 451"/>
                                <a:gd name="T10" fmla="+- 0 1327 900"/>
                                <a:gd name="T11" fmla="*/ 1327 h 461"/>
                                <a:gd name="T12" fmla="+- 0 7579 7466"/>
                                <a:gd name="T13" fmla="*/ T12 w 451"/>
                                <a:gd name="T14" fmla="+- 0 1271 900"/>
                                <a:gd name="T15" fmla="*/ 1271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51" h="461">
                                  <a:moveTo>
                                    <a:pt x="113" y="371"/>
                                  </a:moveTo>
                                  <a:lnTo>
                                    <a:pt x="113" y="250"/>
                                  </a:lnTo>
                                  <a:lnTo>
                                    <a:pt x="39" y="427"/>
                                  </a:lnTo>
                                  <a:lnTo>
                                    <a:pt x="113" y="3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69"/>
                          <wps:cNvSpPr>
                            <a:spLocks/>
                          </wps:cNvSpPr>
                          <wps:spPr bwMode="auto">
                            <a:xfrm>
                              <a:off x="7466" y="900"/>
                              <a:ext cx="451" cy="461"/>
                            </a:xfrm>
                            <a:custGeom>
                              <a:avLst/>
                              <a:gdLst>
                                <a:gd name="T0" fmla="+- 0 7841 7466"/>
                                <a:gd name="T1" fmla="*/ T0 w 451"/>
                                <a:gd name="T2" fmla="+- 0 1361 900"/>
                                <a:gd name="T3" fmla="*/ 1361 h 461"/>
                                <a:gd name="T4" fmla="+- 0 7769 7466"/>
                                <a:gd name="T5" fmla="*/ T4 w 451"/>
                                <a:gd name="T6" fmla="+- 0 1150 900"/>
                                <a:gd name="T7" fmla="*/ 1150 h 461"/>
                                <a:gd name="T8" fmla="+- 0 7769 7466"/>
                                <a:gd name="T9" fmla="*/ T8 w 451"/>
                                <a:gd name="T10" fmla="+- 0 1276 900"/>
                                <a:gd name="T11" fmla="*/ 1276 h 461"/>
                                <a:gd name="T12" fmla="+- 0 7841 7466"/>
                                <a:gd name="T13" fmla="*/ T12 w 451"/>
                                <a:gd name="T14" fmla="+- 0 1361 900"/>
                                <a:gd name="T15" fmla="*/ 1361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51" h="461">
                                  <a:moveTo>
                                    <a:pt x="375" y="461"/>
                                  </a:moveTo>
                                  <a:lnTo>
                                    <a:pt x="303" y="250"/>
                                  </a:lnTo>
                                  <a:lnTo>
                                    <a:pt x="303" y="376"/>
                                  </a:lnTo>
                                  <a:lnTo>
                                    <a:pt x="375" y="4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66"/>
                        <wpg:cNvGrpSpPr>
                          <a:grpSpLocks/>
                        </wpg:cNvGrpSpPr>
                        <wpg:grpSpPr bwMode="auto">
                          <a:xfrm>
                            <a:off x="7466" y="900"/>
                            <a:ext cx="451" cy="461"/>
                            <a:chOff x="7466" y="900"/>
                            <a:chExt cx="451" cy="461"/>
                          </a:xfrm>
                        </wpg:grpSpPr>
                        <wps:wsp>
                          <wps:cNvPr id="33" name="Freeform 67"/>
                          <wps:cNvSpPr>
                            <a:spLocks/>
                          </wps:cNvSpPr>
                          <wps:spPr bwMode="auto">
                            <a:xfrm>
                              <a:off x="7466" y="900"/>
                              <a:ext cx="451" cy="461"/>
                            </a:xfrm>
                            <a:custGeom>
                              <a:avLst/>
                              <a:gdLst>
                                <a:gd name="T0" fmla="+- 0 7692 7466"/>
                                <a:gd name="T1" fmla="*/ T0 w 451"/>
                                <a:gd name="T2" fmla="+- 0 1186 900"/>
                                <a:gd name="T3" fmla="*/ 1186 h 461"/>
                                <a:gd name="T4" fmla="+- 0 7505 7466"/>
                                <a:gd name="T5" fmla="*/ T4 w 451"/>
                                <a:gd name="T6" fmla="+- 0 1327 900"/>
                                <a:gd name="T7" fmla="*/ 1327 h 461"/>
                                <a:gd name="T8" fmla="+- 0 7579 7466"/>
                                <a:gd name="T9" fmla="*/ T8 w 451"/>
                                <a:gd name="T10" fmla="+- 0 1150 900"/>
                                <a:gd name="T11" fmla="*/ 1150 h 461"/>
                                <a:gd name="T12" fmla="+- 0 7466 7466"/>
                                <a:gd name="T13" fmla="*/ T12 w 451"/>
                                <a:gd name="T14" fmla="+- 0 1044 900"/>
                                <a:gd name="T15" fmla="*/ 1044 h 461"/>
                                <a:gd name="T16" fmla="+- 0 7618 7466"/>
                                <a:gd name="T17" fmla="*/ T16 w 451"/>
                                <a:gd name="T18" fmla="+- 0 1044 900"/>
                                <a:gd name="T19" fmla="*/ 1044 h 461"/>
                                <a:gd name="T20" fmla="+- 0 7692 7466"/>
                                <a:gd name="T21" fmla="*/ T20 w 451"/>
                                <a:gd name="T22" fmla="+- 0 900 900"/>
                                <a:gd name="T23" fmla="*/ 900 h 461"/>
                                <a:gd name="T24" fmla="+- 0 7769 7466"/>
                                <a:gd name="T25" fmla="*/ T24 w 451"/>
                                <a:gd name="T26" fmla="+- 0 1044 900"/>
                                <a:gd name="T27" fmla="*/ 1044 h 461"/>
                                <a:gd name="T28" fmla="+- 0 7918 7466"/>
                                <a:gd name="T29" fmla="*/ T28 w 451"/>
                                <a:gd name="T30" fmla="+- 0 1080 900"/>
                                <a:gd name="T31" fmla="*/ 1080 h 461"/>
                                <a:gd name="T32" fmla="+- 0 7769 7466"/>
                                <a:gd name="T33" fmla="*/ T32 w 451"/>
                                <a:gd name="T34" fmla="+- 0 1150 900"/>
                                <a:gd name="T35" fmla="*/ 1150 h 461"/>
                                <a:gd name="T36" fmla="+- 0 7841 7466"/>
                                <a:gd name="T37" fmla="*/ T36 w 451"/>
                                <a:gd name="T38" fmla="+- 0 1361 900"/>
                                <a:gd name="T39" fmla="*/ 1361 h 461"/>
                                <a:gd name="T40" fmla="+- 0 7692 7466"/>
                                <a:gd name="T41" fmla="*/ T40 w 451"/>
                                <a:gd name="T42" fmla="+- 0 1186 900"/>
                                <a:gd name="T43" fmla="*/ 1186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51" h="461">
                                  <a:moveTo>
                                    <a:pt x="226" y="286"/>
                                  </a:moveTo>
                                  <a:lnTo>
                                    <a:pt x="39" y="427"/>
                                  </a:lnTo>
                                  <a:lnTo>
                                    <a:pt x="113" y="25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52" y="144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303" y="144"/>
                                  </a:lnTo>
                                  <a:lnTo>
                                    <a:pt x="452" y="180"/>
                                  </a:lnTo>
                                  <a:lnTo>
                                    <a:pt x="303" y="250"/>
                                  </a:lnTo>
                                  <a:lnTo>
                                    <a:pt x="375" y="461"/>
                                  </a:lnTo>
                                  <a:lnTo>
                                    <a:pt x="226" y="28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0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62"/>
                        <wpg:cNvGrpSpPr>
                          <a:grpSpLocks/>
                        </wpg:cNvGrpSpPr>
                        <wpg:grpSpPr bwMode="auto">
                          <a:xfrm>
                            <a:off x="6850" y="866"/>
                            <a:ext cx="281" cy="247"/>
                            <a:chOff x="6850" y="866"/>
                            <a:chExt cx="281" cy="247"/>
                          </a:xfrm>
                        </wpg:grpSpPr>
                        <wps:wsp>
                          <wps:cNvPr id="35" name="Freeform 65"/>
                          <wps:cNvSpPr>
                            <a:spLocks/>
                          </wps:cNvSpPr>
                          <wps:spPr bwMode="auto">
                            <a:xfrm>
                              <a:off x="6850" y="866"/>
                              <a:ext cx="281" cy="247"/>
                            </a:xfrm>
                            <a:custGeom>
                              <a:avLst/>
                              <a:gdLst>
                                <a:gd name="T0" fmla="+- 0 7130 6850"/>
                                <a:gd name="T1" fmla="*/ T0 w 281"/>
                                <a:gd name="T2" fmla="+- 0 972 866"/>
                                <a:gd name="T3" fmla="*/ 972 h 247"/>
                                <a:gd name="T4" fmla="+- 0 7034 6850"/>
                                <a:gd name="T5" fmla="*/ T4 w 281"/>
                                <a:gd name="T6" fmla="+- 0 950 866"/>
                                <a:gd name="T7" fmla="*/ 950 h 247"/>
                                <a:gd name="T8" fmla="+- 0 7018 6850"/>
                                <a:gd name="T9" fmla="*/ T8 w 281"/>
                                <a:gd name="T10" fmla="+- 0 866 866"/>
                                <a:gd name="T11" fmla="*/ 866 h 247"/>
                                <a:gd name="T12" fmla="+- 0 6967 6850"/>
                                <a:gd name="T13" fmla="*/ T12 w 281"/>
                                <a:gd name="T14" fmla="+- 0 950 866"/>
                                <a:gd name="T15" fmla="*/ 950 h 247"/>
                                <a:gd name="T16" fmla="+- 0 6850 6850"/>
                                <a:gd name="T17" fmla="*/ T16 w 281"/>
                                <a:gd name="T18" fmla="+- 0 938 866"/>
                                <a:gd name="T19" fmla="*/ 938 h 247"/>
                                <a:gd name="T20" fmla="+- 0 6948 6850"/>
                                <a:gd name="T21" fmla="*/ T20 w 281"/>
                                <a:gd name="T22" fmla="+- 0 998 866"/>
                                <a:gd name="T23" fmla="*/ 998 h 247"/>
                                <a:gd name="T24" fmla="+- 0 6948 6850"/>
                                <a:gd name="T25" fmla="*/ T24 w 281"/>
                                <a:gd name="T26" fmla="+- 0 1073 866"/>
                                <a:gd name="T27" fmla="*/ 1073 h 247"/>
                                <a:gd name="T28" fmla="+- 0 6998 6850"/>
                                <a:gd name="T29" fmla="*/ T28 w 281"/>
                                <a:gd name="T30" fmla="+- 0 1025 866"/>
                                <a:gd name="T31" fmla="*/ 1025 h 247"/>
                                <a:gd name="T32" fmla="+- 0 7054 6850"/>
                                <a:gd name="T33" fmla="*/ T32 w 281"/>
                                <a:gd name="T34" fmla="+- 0 1077 866"/>
                                <a:gd name="T35" fmla="*/ 1077 h 247"/>
                                <a:gd name="T36" fmla="+- 0 7054 6850"/>
                                <a:gd name="T37" fmla="*/ T36 w 281"/>
                                <a:gd name="T38" fmla="+- 0 1008 866"/>
                                <a:gd name="T39" fmla="*/ 1008 h 247"/>
                                <a:gd name="T40" fmla="+- 0 7130 6850"/>
                                <a:gd name="T41" fmla="*/ T40 w 281"/>
                                <a:gd name="T42" fmla="+- 0 972 866"/>
                                <a:gd name="T43" fmla="*/ 972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81" h="247">
                                  <a:moveTo>
                                    <a:pt x="280" y="106"/>
                                  </a:moveTo>
                                  <a:lnTo>
                                    <a:pt x="184" y="84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117" y="84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98" y="132"/>
                                  </a:lnTo>
                                  <a:lnTo>
                                    <a:pt x="98" y="207"/>
                                  </a:lnTo>
                                  <a:lnTo>
                                    <a:pt x="148" y="159"/>
                                  </a:lnTo>
                                  <a:lnTo>
                                    <a:pt x="204" y="211"/>
                                  </a:lnTo>
                                  <a:lnTo>
                                    <a:pt x="204" y="142"/>
                                  </a:lnTo>
                                  <a:lnTo>
                                    <a:pt x="280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64"/>
                          <wps:cNvSpPr>
                            <a:spLocks/>
                          </wps:cNvSpPr>
                          <wps:spPr bwMode="auto">
                            <a:xfrm>
                              <a:off x="6850" y="866"/>
                              <a:ext cx="281" cy="247"/>
                            </a:xfrm>
                            <a:custGeom>
                              <a:avLst/>
                              <a:gdLst>
                                <a:gd name="T0" fmla="+- 0 6948 6850"/>
                                <a:gd name="T1" fmla="*/ T0 w 281"/>
                                <a:gd name="T2" fmla="+- 0 1073 866"/>
                                <a:gd name="T3" fmla="*/ 1073 h 247"/>
                                <a:gd name="T4" fmla="+- 0 6948 6850"/>
                                <a:gd name="T5" fmla="*/ T4 w 281"/>
                                <a:gd name="T6" fmla="+- 0 998 866"/>
                                <a:gd name="T7" fmla="*/ 998 h 247"/>
                                <a:gd name="T8" fmla="+- 0 6905 6850"/>
                                <a:gd name="T9" fmla="*/ T8 w 281"/>
                                <a:gd name="T10" fmla="+- 0 1114 866"/>
                                <a:gd name="T11" fmla="*/ 1114 h 247"/>
                                <a:gd name="T12" fmla="+- 0 6948 6850"/>
                                <a:gd name="T13" fmla="*/ T12 w 281"/>
                                <a:gd name="T14" fmla="+- 0 1073 866"/>
                                <a:gd name="T15" fmla="*/ 1073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81" h="247">
                                  <a:moveTo>
                                    <a:pt x="98" y="207"/>
                                  </a:moveTo>
                                  <a:lnTo>
                                    <a:pt x="98" y="132"/>
                                  </a:lnTo>
                                  <a:lnTo>
                                    <a:pt x="55" y="248"/>
                                  </a:lnTo>
                                  <a:lnTo>
                                    <a:pt x="98" y="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63"/>
                          <wps:cNvSpPr>
                            <a:spLocks/>
                          </wps:cNvSpPr>
                          <wps:spPr bwMode="auto">
                            <a:xfrm>
                              <a:off x="6850" y="866"/>
                              <a:ext cx="281" cy="247"/>
                            </a:xfrm>
                            <a:custGeom>
                              <a:avLst/>
                              <a:gdLst>
                                <a:gd name="T0" fmla="+- 0 7092 6850"/>
                                <a:gd name="T1" fmla="*/ T0 w 281"/>
                                <a:gd name="T2" fmla="+- 0 1114 866"/>
                                <a:gd name="T3" fmla="*/ 1114 h 247"/>
                                <a:gd name="T4" fmla="+- 0 7054 6850"/>
                                <a:gd name="T5" fmla="*/ T4 w 281"/>
                                <a:gd name="T6" fmla="+- 0 1008 866"/>
                                <a:gd name="T7" fmla="*/ 1008 h 247"/>
                                <a:gd name="T8" fmla="+- 0 7054 6850"/>
                                <a:gd name="T9" fmla="*/ T8 w 281"/>
                                <a:gd name="T10" fmla="+- 0 1077 866"/>
                                <a:gd name="T11" fmla="*/ 1077 h 247"/>
                                <a:gd name="T12" fmla="+- 0 7092 6850"/>
                                <a:gd name="T13" fmla="*/ T12 w 281"/>
                                <a:gd name="T14" fmla="+- 0 1114 866"/>
                                <a:gd name="T15" fmla="*/ 1114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81" h="247">
                                  <a:moveTo>
                                    <a:pt x="242" y="248"/>
                                  </a:moveTo>
                                  <a:lnTo>
                                    <a:pt x="204" y="142"/>
                                  </a:lnTo>
                                  <a:lnTo>
                                    <a:pt x="204" y="211"/>
                                  </a:lnTo>
                                  <a:lnTo>
                                    <a:pt x="242" y="2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60"/>
                        <wpg:cNvGrpSpPr>
                          <a:grpSpLocks/>
                        </wpg:cNvGrpSpPr>
                        <wpg:grpSpPr bwMode="auto">
                          <a:xfrm>
                            <a:off x="6850" y="866"/>
                            <a:ext cx="281" cy="247"/>
                            <a:chOff x="6850" y="866"/>
                            <a:chExt cx="281" cy="247"/>
                          </a:xfrm>
                        </wpg:grpSpPr>
                        <wps:wsp>
                          <wps:cNvPr id="39" name="Freeform 61"/>
                          <wps:cNvSpPr>
                            <a:spLocks/>
                          </wps:cNvSpPr>
                          <wps:spPr bwMode="auto">
                            <a:xfrm>
                              <a:off x="6850" y="866"/>
                              <a:ext cx="281" cy="247"/>
                            </a:xfrm>
                            <a:custGeom>
                              <a:avLst/>
                              <a:gdLst>
                                <a:gd name="T0" fmla="+- 0 6998 6850"/>
                                <a:gd name="T1" fmla="*/ T0 w 281"/>
                                <a:gd name="T2" fmla="+- 0 1025 866"/>
                                <a:gd name="T3" fmla="*/ 1025 h 247"/>
                                <a:gd name="T4" fmla="+- 0 6905 6850"/>
                                <a:gd name="T5" fmla="*/ T4 w 281"/>
                                <a:gd name="T6" fmla="+- 0 1114 866"/>
                                <a:gd name="T7" fmla="*/ 1114 h 247"/>
                                <a:gd name="T8" fmla="+- 0 6948 6850"/>
                                <a:gd name="T9" fmla="*/ T8 w 281"/>
                                <a:gd name="T10" fmla="+- 0 998 866"/>
                                <a:gd name="T11" fmla="*/ 998 h 247"/>
                                <a:gd name="T12" fmla="+- 0 6850 6850"/>
                                <a:gd name="T13" fmla="*/ T12 w 281"/>
                                <a:gd name="T14" fmla="+- 0 938 866"/>
                                <a:gd name="T15" fmla="*/ 938 h 247"/>
                                <a:gd name="T16" fmla="+- 0 6967 6850"/>
                                <a:gd name="T17" fmla="*/ T16 w 281"/>
                                <a:gd name="T18" fmla="+- 0 950 866"/>
                                <a:gd name="T19" fmla="*/ 950 h 247"/>
                                <a:gd name="T20" fmla="+- 0 7018 6850"/>
                                <a:gd name="T21" fmla="*/ T20 w 281"/>
                                <a:gd name="T22" fmla="+- 0 866 866"/>
                                <a:gd name="T23" fmla="*/ 866 h 247"/>
                                <a:gd name="T24" fmla="+- 0 7034 6850"/>
                                <a:gd name="T25" fmla="*/ T24 w 281"/>
                                <a:gd name="T26" fmla="+- 0 950 866"/>
                                <a:gd name="T27" fmla="*/ 950 h 247"/>
                                <a:gd name="T28" fmla="+- 0 7130 6850"/>
                                <a:gd name="T29" fmla="*/ T28 w 281"/>
                                <a:gd name="T30" fmla="+- 0 972 866"/>
                                <a:gd name="T31" fmla="*/ 972 h 247"/>
                                <a:gd name="T32" fmla="+- 0 7054 6850"/>
                                <a:gd name="T33" fmla="*/ T32 w 281"/>
                                <a:gd name="T34" fmla="+- 0 1008 866"/>
                                <a:gd name="T35" fmla="*/ 1008 h 247"/>
                                <a:gd name="T36" fmla="+- 0 7092 6850"/>
                                <a:gd name="T37" fmla="*/ T36 w 281"/>
                                <a:gd name="T38" fmla="+- 0 1114 866"/>
                                <a:gd name="T39" fmla="*/ 1114 h 247"/>
                                <a:gd name="T40" fmla="+- 0 6998 6850"/>
                                <a:gd name="T41" fmla="*/ T40 w 281"/>
                                <a:gd name="T42" fmla="+- 0 1025 866"/>
                                <a:gd name="T43" fmla="*/ 1025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81" h="247">
                                  <a:moveTo>
                                    <a:pt x="148" y="159"/>
                                  </a:moveTo>
                                  <a:lnTo>
                                    <a:pt x="55" y="248"/>
                                  </a:lnTo>
                                  <a:lnTo>
                                    <a:pt x="98" y="132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117" y="84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184" y="84"/>
                                  </a:lnTo>
                                  <a:lnTo>
                                    <a:pt x="280" y="106"/>
                                  </a:lnTo>
                                  <a:lnTo>
                                    <a:pt x="204" y="142"/>
                                  </a:lnTo>
                                  <a:lnTo>
                                    <a:pt x="242" y="248"/>
                                  </a:lnTo>
                                  <a:lnTo>
                                    <a:pt x="148" y="15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8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56"/>
                        <wpg:cNvGrpSpPr>
                          <a:grpSpLocks/>
                        </wpg:cNvGrpSpPr>
                        <wpg:grpSpPr bwMode="auto">
                          <a:xfrm>
                            <a:off x="8892" y="866"/>
                            <a:ext cx="300" cy="319"/>
                            <a:chOff x="8892" y="866"/>
                            <a:chExt cx="300" cy="319"/>
                          </a:xfrm>
                        </wpg:grpSpPr>
                        <wps:wsp>
                          <wps:cNvPr id="41" name="Freeform 59"/>
                          <wps:cNvSpPr>
                            <a:spLocks/>
                          </wps:cNvSpPr>
                          <wps:spPr bwMode="auto">
                            <a:xfrm>
                              <a:off x="8892" y="866"/>
                              <a:ext cx="300" cy="319"/>
                            </a:xfrm>
                            <a:custGeom>
                              <a:avLst/>
                              <a:gdLst>
                                <a:gd name="T0" fmla="+- 0 9192 8892"/>
                                <a:gd name="T1" fmla="*/ T0 w 300"/>
                                <a:gd name="T2" fmla="+- 0 972 866"/>
                                <a:gd name="T3" fmla="*/ 972 h 319"/>
                                <a:gd name="T4" fmla="+- 0 9079 8892"/>
                                <a:gd name="T5" fmla="*/ T4 w 300"/>
                                <a:gd name="T6" fmla="+- 0 972 866"/>
                                <a:gd name="T7" fmla="*/ 972 h 319"/>
                                <a:gd name="T8" fmla="+- 0 9043 8892"/>
                                <a:gd name="T9" fmla="*/ T8 w 300"/>
                                <a:gd name="T10" fmla="+- 0 866 866"/>
                                <a:gd name="T11" fmla="*/ 866 h 319"/>
                                <a:gd name="T12" fmla="+- 0 9005 8892"/>
                                <a:gd name="T13" fmla="*/ T12 w 300"/>
                                <a:gd name="T14" fmla="+- 0 972 866"/>
                                <a:gd name="T15" fmla="*/ 972 h 319"/>
                                <a:gd name="T16" fmla="+- 0 8892 8892"/>
                                <a:gd name="T17" fmla="*/ T16 w 300"/>
                                <a:gd name="T18" fmla="+- 0 972 866"/>
                                <a:gd name="T19" fmla="*/ 972 h 319"/>
                                <a:gd name="T20" fmla="+- 0 8969 8892"/>
                                <a:gd name="T21" fmla="*/ T20 w 300"/>
                                <a:gd name="T22" fmla="+- 0 1044 866"/>
                                <a:gd name="T23" fmla="*/ 1044 h 319"/>
                                <a:gd name="T24" fmla="+- 0 8969 8892"/>
                                <a:gd name="T25" fmla="*/ T24 w 300"/>
                                <a:gd name="T26" fmla="+- 0 1126 866"/>
                                <a:gd name="T27" fmla="*/ 1126 h 319"/>
                                <a:gd name="T28" fmla="+- 0 9043 8892"/>
                                <a:gd name="T29" fmla="*/ T28 w 300"/>
                                <a:gd name="T30" fmla="+- 0 1080 866"/>
                                <a:gd name="T31" fmla="*/ 1080 h 319"/>
                                <a:gd name="T32" fmla="+- 0 9118 8892"/>
                                <a:gd name="T33" fmla="*/ T32 w 300"/>
                                <a:gd name="T34" fmla="+- 0 1150 866"/>
                                <a:gd name="T35" fmla="*/ 1150 h 319"/>
                                <a:gd name="T36" fmla="+- 0 9118 8892"/>
                                <a:gd name="T37" fmla="*/ T36 w 300"/>
                                <a:gd name="T38" fmla="+- 0 1044 866"/>
                                <a:gd name="T39" fmla="*/ 1044 h 319"/>
                                <a:gd name="T40" fmla="+- 0 9192 8892"/>
                                <a:gd name="T41" fmla="*/ T40 w 300"/>
                                <a:gd name="T42" fmla="+- 0 972 866"/>
                                <a:gd name="T43" fmla="*/ 972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00" h="319">
                                  <a:moveTo>
                                    <a:pt x="300" y="106"/>
                                  </a:moveTo>
                                  <a:lnTo>
                                    <a:pt x="187" y="106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113" y="106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77" y="178"/>
                                  </a:lnTo>
                                  <a:lnTo>
                                    <a:pt x="77" y="260"/>
                                  </a:lnTo>
                                  <a:lnTo>
                                    <a:pt x="151" y="214"/>
                                  </a:lnTo>
                                  <a:lnTo>
                                    <a:pt x="226" y="284"/>
                                  </a:lnTo>
                                  <a:lnTo>
                                    <a:pt x="226" y="178"/>
                                  </a:lnTo>
                                  <a:lnTo>
                                    <a:pt x="300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58"/>
                          <wps:cNvSpPr>
                            <a:spLocks/>
                          </wps:cNvSpPr>
                          <wps:spPr bwMode="auto">
                            <a:xfrm>
                              <a:off x="8892" y="866"/>
                              <a:ext cx="300" cy="319"/>
                            </a:xfrm>
                            <a:custGeom>
                              <a:avLst/>
                              <a:gdLst>
                                <a:gd name="T0" fmla="+- 0 8969 8892"/>
                                <a:gd name="T1" fmla="*/ T0 w 300"/>
                                <a:gd name="T2" fmla="+- 0 1126 866"/>
                                <a:gd name="T3" fmla="*/ 1126 h 319"/>
                                <a:gd name="T4" fmla="+- 0 8969 8892"/>
                                <a:gd name="T5" fmla="*/ T4 w 300"/>
                                <a:gd name="T6" fmla="+- 0 1044 866"/>
                                <a:gd name="T7" fmla="*/ 1044 h 319"/>
                                <a:gd name="T8" fmla="+- 0 8930 8892"/>
                                <a:gd name="T9" fmla="*/ T8 w 300"/>
                                <a:gd name="T10" fmla="+- 0 1150 866"/>
                                <a:gd name="T11" fmla="*/ 1150 h 319"/>
                                <a:gd name="T12" fmla="+- 0 8969 8892"/>
                                <a:gd name="T13" fmla="*/ T12 w 300"/>
                                <a:gd name="T14" fmla="+- 0 1126 866"/>
                                <a:gd name="T15" fmla="*/ 1126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00" h="319">
                                  <a:moveTo>
                                    <a:pt x="77" y="260"/>
                                  </a:moveTo>
                                  <a:lnTo>
                                    <a:pt x="77" y="178"/>
                                  </a:lnTo>
                                  <a:lnTo>
                                    <a:pt x="38" y="284"/>
                                  </a:lnTo>
                                  <a:lnTo>
                                    <a:pt x="77" y="2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57"/>
                          <wps:cNvSpPr>
                            <a:spLocks/>
                          </wps:cNvSpPr>
                          <wps:spPr bwMode="auto">
                            <a:xfrm>
                              <a:off x="8892" y="866"/>
                              <a:ext cx="300" cy="319"/>
                            </a:xfrm>
                            <a:custGeom>
                              <a:avLst/>
                              <a:gdLst>
                                <a:gd name="T0" fmla="+- 0 9156 8892"/>
                                <a:gd name="T1" fmla="*/ T0 w 300"/>
                                <a:gd name="T2" fmla="+- 0 1186 866"/>
                                <a:gd name="T3" fmla="*/ 1186 h 319"/>
                                <a:gd name="T4" fmla="+- 0 9118 8892"/>
                                <a:gd name="T5" fmla="*/ T4 w 300"/>
                                <a:gd name="T6" fmla="+- 0 1044 866"/>
                                <a:gd name="T7" fmla="*/ 1044 h 319"/>
                                <a:gd name="T8" fmla="+- 0 9118 8892"/>
                                <a:gd name="T9" fmla="*/ T8 w 300"/>
                                <a:gd name="T10" fmla="+- 0 1150 866"/>
                                <a:gd name="T11" fmla="*/ 1150 h 319"/>
                                <a:gd name="T12" fmla="+- 0 9156 8892"/>
                                <a:gd name="T13" fmla="*/ T12 w 300"/>
                                <a:gd name="T14" fmla="+- 0 1186 866"/>
                                <a:gd name="T15" fmla="*/ 1186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00" h="319">
                                  <a:moveTo>
                                    <a:pt x="264" y="320"/>
                                  </a:moveTo>
                                  <a:lnTo>
                                    <a:pt x="226" y="178"/>
                                  </a:lnTo>
                                  <a:lnTo>
                                    <a:pt x="226" y="284"/>
                                  </a:lnTo>
                                  <a:lnTo>
                                    <a:pt x="264" y="3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54"/>
                        <wpg:cNvGrpSpPr>
                          <a:grpSpLocks/>
                        </wpg:cNvGrpSpPr>
                        <wpg:grpSpPr bwMode="auto">
                          <a:xfrm>
                            <a:off x="8892" y="866"/>
                            <a:ext cx="300" cy="319"/>
                            <a:chOff x="8892" y="866"/>
                            <a:chExt cx="300" cy="319"/>
                          </a:xfrm>
                        </wpg:grpSpPr>
                        <wps:wsp>
                          <wps:cNvPr id="45" name="Freeform 55"/>
                          <wps:cNvSpPr>
                            <a:spLocks/>
                          </wps:cNvSpPr>
                          <wps:spPr bwMode="auto">
                            <a:xfrm>
                              <a:off x="8892" y="866"/>
                              <a:ext cx="300" cy="319"/>
                            </a:xfrm>
                            <a:custGeom>
                              <a:avLst/>
                              <a:gdLst>
                                <a:gd name="T0" fmla="+- 0 9043 8892"/>
                                <a:gd name="T1" fmla="*/ T0 w 300"/>
                                <a:gd name="T2" fmla="+- 0 1080 866"/>
                                <a:gd name="T3" fmla="*/ 1080 h 319"/>
                                <a:gd name="T4" fmla="+- 0 8930 8892"/>
                                <a:gd name="T5" fmla="*/ T4 w 300"/>
                                <a:gd name="T6" fmla="+- 0 1150 866"/>
                                <a:gd name="T7" fmla="*/ 1150 h 319"/>
                                <a:gd name="T8" fmla="+- 0 8969 8892"/>
                                <a:gd name="T9" fmla="*/ T8 w 300"/>
                                <a:gd name="T10" fmla="+- 0 1044 866"/>
                                <a:gd name="T11" fmla="*/ 1044 h 319"/>
                                <a:gd name="T12" fmla="+- 0 8892 8892"/>
                                <a:gd name="T13" fmla="*/ T12 w 300"/>
                                <a:gd name="T14" fmla="+- 0 972 866"/>
                                <a:gd name="T15" fmla="*/ 972 h 319"/>
                                <a:gd name="T16" fmla="+- 0 9005 8892"/>
                                <a:gd name="T17" fmla="*/ T16 w 300"/>
                                <a:gd name="T18" fmla="+- 0 972 866"/>
                                <a:gd name="T19" fmla="*/ 972 h 319"/>
                                <a:gd name="T20" fmla="+- 0 9043 8892"/>
                                <a:gd name="T21" fmla="*/ T20 w 300"/>
                                <a:gd name="T22" fmla="+- 0 866 866"/>
                                <a:gd name="T23" fmla="*/ 866 h 319"/>
                                <a:gd name="T24" fmla="+- 0 9079 8892"/>
                                <a:gd name="T25" fmla="*/ T24 w 300"/>
                                <a:gd name="T26" fmla="+- 0 972 866"/>
                                <a:gd name="T27" fmla="*/ 972 h 319"/>
                                <a:gd name="T28" fmla="+- 0 9192 8892"/>
                                <a:gd name="T29" fmla="*/ T28 w 300"/>
                                <a:gd name="T30" fmla="+- 0 972 866"/>
                                <a:gd name="T31" fmla="*/ 972 h 319"/>
                                <a:gd name="T32" fmla="+- 0 9118 8892"/>
                                <a:gd name="T33" fmla="*/ T32 w 300"/>
                                <a:gd name="T34" fmla="+- 0 1044 866"/>
                                <a:gd name="T35" fmla="*/ 1044 h 319"/>
                                <a:gd name="T36" fmla="+- 0 9156 8892"/>
                                <a:gd name="T37" fmla="*/ T36 w 300"/>
                                <a:gd name="T38" fmla="+- 0 1186 866"/>
                                <a:gd name="T39" fmla="*/ 1186 h 319"/>
                                <a:gd name="T40" fmla="+- 0 9043 8892"/>
                                <a:gd name="T41" fmla="*/ T40 w 300"/>
                                <a:gd name="T42" fmla="+- 0 1080 866"/>
                                <a:gd name="T43" fmla="*/ 1080 h 3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00" h="319">
                                  <a:moveTo>
                                    <a:pt x="151" y="214"/>
                                  </a:moveTo>
                                  <a:lnTo>
                                    <a:pt x="38" y="284"/>
                                  </a:lnTo>
                                  <a:lnTo>
                                    <a:pt x="77" y="178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113" y="106"/>
                                  </a:lnTo>
                                  <a:lnTo>
                                    <a:pt x="151" y="0"/>
                                  </a:lnTo>
                                  <a:lnTo>
                                    <a:pt x="187" y="106"/>
                                  </a:lnTo>
                                  <a:lnTo>
                                    <a:pt x="300" y="106"/>
                                  </a:lnTo>
                                  <a:lnTo>
                                    <a:pt x="226" y="178"/>
                                  </a:lnTo>
                                  <a:lnTo>
                                    <a:pt x="264" y="320"/>
                                  </a:lnTo>
                                  <a:lnTo>
                                    <a:pt x="151" y="21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0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50"/>
                        <wpg:cNvGrpSpPr>
                          <a:grpSpLocks/>
                        </wpg:cNvGrpSpPr>
                        <wpg:grpSpPr bwMode="auto">
                          <a:xfrm>
                            <a:off x="8328" y="1361"/>
                            <a:ext cx="641" cy="355"/>
                            <a:chOff x="8328" y="1361"/>
                            <a:chExt cx="641" cy="355"/>
                          </a:xfrm>
                        </wpg:grpSpPr>
                        <wps:wsp>
                          <wps:cNvPr id="47" name="Freeform 53"/>
                          <wps:cNvSpPr>
                            <a:spLocks/>
                          </wps:cNvSpPr>
                          <wps:spPr bwMode="auto">
                            <a:xfrm>
                              <a:off x="8328" y="1361"/>
                              <a:ext cx="641" cy="355"/>
                            </a:xfrm>
                            <a:custGeom>
                              <a:avLst/>
                              <a:gdLst>
                                <a:gd name="T0" fmla="+- 0 8592 8328"/>
                                <a:gd name="T1" fmla="*/ T0 w 641"/>
                                <a:gd name="T2" fmla="+- 0 1502 1361"/>
                                <a:gd name="T3" fmla="*/ 1502 h 355"/>
                                <a:gd name="T4" fmla="+- 0 8592 8328"/>
                                <a:gd name="T5" fmla="*/ T4 w 641"/>
                                <a:gd name="T6" fmla="+- 0 1399 1361"/>
                                <a:gd name="T7" fmla="*/ 1399 h 355"/>
                                <a:gd name="T8" fmla="+- 0 8328 8328"/>
                                <a:gd name="T9" fmla="*/ T8 w 641"/>
                                <a:gd name="T10" fmla="+- 0 1502 1361"/>
                                <a:gd name="T11" fmla="*/ 1502 h 355"/>
                                <a:gd name="T12" fmla="+- 0 8592 8328"/>
                                <a:gd name="T13" fmla="*/ T12 w 641"/>
                                <a:gd name="T14" fmla="+- 0 1502 1361"/>
                                <a:gd name="T15" fmla="*/ 1502 h 3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41" h="355">
                                  <a:moveTo>
                                    <a:pt x="264" y="141"/>
                                  </a:moveTo>
                                  <a:lnTo>
                                    <a:pt x="264" y="3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264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2"/>
                          <wps:cNvSpPr>
                            <a:spLocks/>
                          </wps:cNvSpPr>
                          <wps:spPr bwMode="auto">
                            <a:xfrm>
                              <a:off x="8328" y="1361"/>
                              <a:ext cx="641" cy="355"/>
                            </a:xfrm>
                            <a:custGeom>
                              <a:avLst/>
                              <a:gdLst>
                                <a:gd name="T0" fmla="+- 0 8856 8328"/>
                                <a:gd name="T1" fmla="*/ T0 w 641"/>
                                <a:gd name="T2" fmla="+- 0 1186 1361"/>
                                <a:gd name="T3" fmla="*/ 1186 h 355"/>
                                <a:gd name="T4" fmla="+- 0 8666 8328"/>
                                <a:gd name="T5" fmla="*/ T4 w 641"/>
                                <a:gd name="T6" fmla="+- 0 1294 1361"/>
                                <a:gd name="T7" fmla="*/ 1294 h 355"/>
                                <a:gd name="T8" fmla="+- 0 8441 8328"/>
                                <a:gd name="T9" fmla="*/ T8 w 641"/>
                                <a:gd name="T10" fmla="+- 0 1150 1361"/>
                                <a:gd name="T11" fmla="*/ 1150 h 355"/>
                                <a:gd name="T12" fmla="+- 0 8592 8328"/>
                                <a:gd name="T13" fmla="*/ T12 w 641"/>
                                <a:gd name="T14" fmla="+- 0 1399 1361"/>
                                <a:gd name="T15" fmla="*/ 1399 h 355"/>
                                <a:gd name="T16" fmla="+- 0 8592 8328"/>
                                <a:gd name="T17" fmla="*/ T16 w 641"/>
                                <a:gd name="T18" fmla="+- 0 1502 1361"/>
                                <a:gd name="T19" fmla="*/ 1502 h 355"/>
                                <a:gd name="T20" fmla="+- 0 8666 8328"/>
                                <a:gd name="T21" fmla="*/ T20 w 641"/>
                                <a:gd name="T22" fmla="+- 0 1716 1361"/>
                                <a:gd name="T23" fmla="*/ 1716 h 355"/>
                                <a:gd name="T24" fmla="+- 0 8743 8328"/>
                                <a:gd name="T25" fmla="*/ T24 w 641"/>
                                <a:gd name="T26" fmla="+- 0 1502 1361"/>
                                <a:gd name="T27" fmla="*/ 1502 h 355"/>
                                <a:gd name="T28" fmla="+- 0 8818 8328"/>
                                <a:gd name="T29" fmla="*/ T28 w 641"/>
                                <a:gd name="T30" fmla="+- 0 1502 1361"/>
                                <a:gd name="T31" fmla="*/ 1502 h 355"/>
                                <a:gd name="T32" fmla="+- 0 8818 8328"/>
                                <a:gd name="T33" fmla="*/ T32 w 641"/>
                                <a:gd name="T34" fmla="+- 0 1361 1361"/>
                                <a:gd name="T35" fmla="*/ 1361 h 355"/>
                                <a:gd name="T36" fmla="+- 0 8856 8328"/>
                                <a:gd name="T37" fmla="*/ T36 w 641"/>
                                <a:gd name="T38" fmla="+- 0 1186 1361"/>
                                <a:gd name="T39" fmla="*/ 1186 h 3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641" h="355">
                                  <a:moveTo>
                                    <a:pt x="528" y="-175"/>
                                  </a:moveTo>
                                  <a:lnTo>
                                    <a:pt x="338" y="-67"/>
                                  </a:lnTo>
                                  <a:lnTo>
                                    <a:pt x="113" y="-211"/>
                                  </a:lnTo>
                                  <a:lnTo>
                                    <a:pt x="264" y="38"/>
                                  </a:lnTo>
                                  <a:lnTo>
                                    <a:pt x="264" y="141"/>
                                  </a:lnTo>
                                  <a:lnTo>
                                    <a:pt x="338" y="355"/>
                                  </a:lnTo>
                                  <a:lnTo>
                                    <a:pt x="415" y="141"/>
                                  </a:lnTo>
                                  <a:lnTo>
                                    <a:pt x="490" y="141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528" y="-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8328" y="1361"/>
                              <a:ext cx="641" cy="355"/>
                            </a:xfrm>
                            <a:custGeom>
                              <a:avLst/>
                              <a:gdLst>
                                <a:gd name="T0" fmla="+- 0 8969 8328"/>
                                <a:gd name="T1" fmla="*/ T0 w 641"/>
                                <a:gd name="T2" fmla="+- 0 1502 1361"/>
                                <a:gd name="T3" fmla="*/ 1502 h 355"/>
                                <a:gd name="T4" fmla="+- 0 8818 8328"/>
                                <a:gd name="T5" fmla="*/ T4 w 641"/>
                                <a:gd name="T6" fmla="+- 0 1361 1361"/>
                                <a:gd name="T7" fmla="*/ 1361 h 355"/>
                                <a:gd name="T8" fmla="+- 0 8818 8328"/>
                                <a:gd name="T9" fmla="*/ T8 w 641"/>
                                <a:gd name="T10" fmla="+- 0 1502 1361"/>
                                <a:gd name="T11" fmla="*/ 1502 h 355"/>
                                <a:gd name="T12" fmla="+- 0 8969 8328"/>
                                <a:gd name="T13" fmla="*/ T12 w 641"/>
                                <a:gd name="T14" fmla="+- 0 1502 1361"/>
                                <a:gd name="T15" fmla="*/ 1502 h 3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41" h="355">
                                  <a:moveTo>
                                    <a:pt x="641" y="141"/>
                                  </a:moveTo>
                                  <a:lnTo>
                                    <a:pt x="490" y="0"/>
                                  </a:lnTo>
                                  <a:lnTo>
                                    <a:pt x="490" y="141"/>
                                  </a:lnTo>
                                  <a:lnTo>
                                    <a:pt x="641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" name="Group 48"/>
                        <wpg:cNvGrpSpPr>
                          <a:grpSpLocks/>
                        </wpg:cNvGrpSpPr>
                        <wpg:grpSpPr bwMode="auto">
                          <a:xfrm>
                            <a:off x="8328" y="1150"/>
                            <a:ext cx="641" cy="566"/>
                            <a:chOff x="8328" y="1150"/>
                            <a:chExt cx="641" cy="566"/>
                          </a:xfrm>
                        </wpg:grpSpPr>
                        <wps:wsp>
                          <wps:cNvPr id="51" name="Freeform 49"/>
                          <wps:cNvSpPr>
                            <a:spLocks/>
                          </wps:cNvSpPr>
                          <wps:spPr bwMode="auto">
                            <a:xfrm>
                              <a:off x="8328" y="1150"/>
                              <a:ext cx="641" cy="566"/>
                            </a:xfrm>
                            <a:custGeom>
                              <a:avLst/>
                              <a:gdLst>
                                <a:gd name="T0" fmla="+- 0 8592 8328"/>
                                <a:gd name="T1" fmla="*/ T0 w 641"/>
                                <a:gd name="T2" fmla="+- 0 1399 1150"/>
                                <a:gd name="T3" fmla="*/ 1399 h 566"/>
                                <a:gd name="T4" fmla="+- 0 8441 8328"/>
                                <a:gd name="T5" fmla="*/ T4 w 641"/>
                                <a:gd name="T6" fmla="+- 0 1150 1150"/>
                                <a:gd name="T7" fmla="*/ 1150 h 566"/>
                                <a:gd name="T8" fmla="+- 0 8666 8328"/>
                                <a:gd name="T9" fmla="*/ T8 w 641"/>
                                <a:gd name="T10" fmla="+- 0 1294 1150"/>
                                <a:gd name="T11" fmla="*/ 1294 h 566"/>
                                <a:gd name="T12" fmla="+- 0 8856 8328"/>
                                <a:gd name="T13" fmla="*/ T12 w 641"/>
                                <a:gd name="T14" fmla="+- 0 1186 1150"/>
                                <a:gd name="T15" fmla="*/ 1186 h 566"/>
                                <a:gd name="T16" fmla="+- 0 8818 8328"/>
                                <a:gd name="T17" fmla="*/ T16 w 641"/>
                                <a:gd name="T18" fmla="+- 0 1361 1150"/>
                                <a:gd name="T19" fmla="*/ 1361 h 566"/>
                                <a:gd name="T20" fmla="+- 0 8969 8328"/>
                                <a:gd name="T21" fmla="*/ T20 w 641"/>
                                <a:gd name="T22" fmla="+- 0 1502 1150"/>
                                <a:gd name="T23" fmla="*/ 1502 h 566"/>
                                <a:gd name="T24" fmla="+- 0 8743 8328"/>
                                <a:gd name="T25" fmla="*/ T24 w 641"/>
                                <a:gd name="T26" fmla="+- 0 1502 1150"/>
                                <a:gd name="T27" fmla="*/ 1502 h 566"/>
                                <a:gd name="T28" fmla="+- 0 8666 8328"/>
                                <a:gd name="T29" fmla="*/ T28 w 641"/>
                                <a:gd name="T30" fmla="+- 0 1716 1150"/>
                                <a:gd name="T31" fmla="*/ 1716 h 566"/>
                                <a:gd name="T32" fmla="+- 0 8592 8328"/>
                                <a:gd name="T33" fmla="*/ T32 w 641"/>
                                <a:gd name="T34" fmla="+- 0 1502 1150"/>
                                <a:gd name="T35" fmla="*/ 1502 h 566"/>
                                <a:gd name="T36" fmla="+- 0 8328 8328"/>
                                <a:gd name="T37" fmla="*/ T36 w 641"/>
                                <a:gd name="T38" fmla="+- 0 1502 1150"/>
                                <a:gd name="T39" fmla="*/ 1502 h 566"/>
                                <a:gd name="T40" fmla="+- 0 8592 8328"/>
                                <a:gd name="T41" fmla="*/ T40 w 641"/>
                                <a:gd name="T42" fmla="+- 0 1399 1150"/>
                                <a:gd name="T43" fmla="*/ 1399 h 5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641" h="566">
                                  <a:moveTo>
                                    <a:pt x="264" y="249"/>
                                  </a:moveTo>
                                  <a:lnTo>
                                    <a:pt x="113" y="0"/>
                                  </a:lnTo>
                                  <a:lnTo>
                                    <a:pt x="338" y="144"/>
                                  </a:lnTo>
                                  <a:lnTo>
                                    <a:pt x="528" y="36"/>
                                  </a:lnTo>
                                  <a:lnTo>
                                    <a:pt x="490" y="211"/>
                                  </a:lnTo>
                                  <a:lnTo>
                                    <a:pt x="641" y="352"/>
                                  </a:lnTo>
                                  <a:lnTo>
                                    <a:pt x="415" y="352"/>
                                  </a:lnTo>
                                  <a:lnTo>
                                    <a:pt x="338" y="566"/>
                                  </a:lnTo>
                                  <a:lnTo>
                                    <a:pt x="264" y="352"/>
                                  </a:lnTo>
                                  <a:lnTo>
                                    <a:pt x="0" y="352"/>
                                  </a:lnTo>
                                  <a:lnTo>
                                    <a:pt x="264" y="24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8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44"/>
                        <wpg:cNvGrpSpPr>
                          <a:grpSpLocks/>
                        </wpg:cNvGrpSpPr>
                        <wpg:grpSpPr bwMode="auto">
                          <a:xfrm>
                            <a:off x="6792" y="1502"/>
                            <a:ext cx="374" cy="358"/>
                            <a:chOff x="6792" y="1502"/>
                            <a:chExt cx="374" cy="358"/>
                          </a:xfrm>
                        </wpg:grpSpPr>
                        <wps:wsp>
                          <wps:cNvPr id="53" name="Freeform 47"/>
                          <wps:cNvSpPr>
                            <a:spLocks/>
                          </wps:cNvSpPr>
                          <wps:spPr bwMode="auto">
                            <a:xfrm>
                              <a:off x="6792" y="1502"/>
                              <a:ext cx="374" cy="358"/>
                            </a:xfrm>
                            <a:custGeom>
                              <a:avLst/>
                              <a:gdLst>
                                <a:gd name="T0" fmla="+- 0 7166 6792"/>
                                <a:gd name="T1" fmla="*/ T0 w 374"/>
                                <a:gd name="T2" fmla="+- 0 1646 1502"/>
                                <a:gd name="T3" fmla="*/ 1646 h 358"/>
                                <a:gd name="T4" fmla="+- 0 7018 6792"/>
                                <a:gd name="T5" fmla="*/ T4 w 374"/>
                                <a:gd name="T6" fmla="+- 0 1610 1502"/>
                                <a:gd name="T7" fmla="*/ 1610 h 358"/>
                                <a:gd name="T8" fmla="+- 0 6979 6792"/>
                                <a:gd name="T9" fmla="*/ T8 w 374"/>
                                <a:gd name="T10" fmla="+- 0 1502 1502"/>
                                <a:gd name="T11" fmla="*/ 1502 h 358"/>
                                <a:gd name="T12" fmla="+- 0 6941 6792"/>
                                <a:gd name="T13" fmla="*/ T12 w 374"/>
                                <a:gd name="T14" fmla="+- 0 1610 1502"/>
                                <a:gd name="T15" fmla="*/ 1610 h 358"/>
                                <a:gd name="T16" fmla="+- 0 6792 6792"/>
                                <a:gd name="T17" fmla="*/ T16 w 374"/>
                                <a:gd name="T18" fmla="+- 0 1610 1502"/>
                                <a:gd name="T19" fmla="*/ 1610 h 358"/>
                                <a:gd name="T20" fmla="+- 0 6905 6792"/>
                                <a:gd name="T21" fmla="*/ T20 w 374"/>
                                <a:gd name="T22" fmla="+- 0 1682 1502"/>
                                <a:gd name="T23" fmla="*/ 1682 h 358"/>
                                <a:gd name="T24" fmla="+- 0 6905 6792"/>
                                <a:gd name="T25" fmla="*/ T24 w 374"/>
                                <a:gd name="T26" fmla="+- 0 1787 1502"/>
                                <a:gd name="T27" fmla="*/ 1787 h 358"/>
                                <a:gd name="T28" fmla="+- 0 6979 6792"/>
                                <a:gd name="T29" fmla="*/ T28 w 374"/>
                                <a:gd name="T30" fmla="+- 0 1716 1502"/>
                                <a:gd name="T31" fmla="*/ 1716 h 358"/>
                                <a:gd name="T32" fmla="+- 0 7054 6792"/>
                                <a:gd name="T33" fmla="*/ T32 w 374"/>
                                <a:gd name="T34" fmla="+- 0 1811 1502"/>
                                <a:gd name="T35" fmla="*/ 1811 h 358"/>
                                <a:gd name="T36" fmla="+- 0 7054 6792"/>
                                <a:gd name="T37" fmla="*/ T36 w 374"/>
                                <a:gd name="T38" fmla="+- 0 1682 1502"/>
                                <a:gd name="T39" fmla="*/ 1682 h 358"/>
                                <a:gd name="T40" fmla="+- 0 7166 6792"/>
                                <a:gd name="T41" fmla="*/ T40 w 374"/>
                                <a:gd name="T42" fmla="+- 0 1646 1502"/>
                                <a:gd name="T43" fmla="*/ 1646 h 3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74" h="358">
                                  <a:moveTo>
                                    <a:pt x="374" y="144"/>
                                  </a:moveTo>
                                  <a:lnTo>
                                    <a:pt x="226" y="108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149" y="108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13" y="180"/>
                                  </a:lnTo>
                                  <a:lnTo>
                                    <a:pt x="113" y="285"/>
                                  </a:lnTo>
                                  <a:lnTo>
                                    <a:pt x="187" y="214"/>
                                  </a:lnTo>
                                  <a:lnTo>
                                    <a:pt x="262" y="309"/>
                                  </a:lnTo>
                                  <a:lnTo>
                                    <a:pt x="262" y="180"/>
                                  </a:lnTo>
                                  <a:lnTo>
                                    <a:pt x="374" y="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46"/>
                          <wps:cNvSpPr>
                            <a:spLocks/>
                          </wps:cNvSpPr>
                          <wps:spPr bwMode="auto">
                            <a:xfrm>
                              <a:off x="6792" y="1502"/>
                              <a:ext cx="374" cy="358"/>
                            </a:xfrm>
                            <a:custGeom>
                              <a:avLst/>
                              <a:gdLst>
                                <a:gd name="T0" fmla="+- 0 6905 6792"/>
                                <a:gd name="T1" fmla="*/ T0 w 374"/>
                                <a:gd name="T2" fmla="+- 0 1787 1502"/>
                                <a:gd name="T3" fmla="*/ 1787 h 358"/>
                                <a:gd name="T4" fmla="+- 0 6905 6792"/>
                                <a:gd name="T5" fmla="*/ T4 w 374"/>
                                <a:gd name="T6" fmla="+- 0 1682 1502"/>
                                <a:gd name="T7" fmla="*/ 1682 h 358"/>
                                <a:gd name="T8" fmla="+- 0 6866 6792"/>
                                <a:gd name="T9" fmla="*/ T8 w 374"/>
                                <a:gd name="T10" fmla="+- 0 1824 1502"/>
                                <a:gd name="T11" fmla="*/ 1824 h 358"/>
                                <a:gd name="T12" fmla="+- 0 6905 6792"/>
                                <a:gd name="T13" fmla="*/ T12 w 374"/>
                                <a:gd name="T14" fmla="+- 0 1787 1502"/>
                                <a:gd name="T15" fmla="*/ 1787 h 3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74" h="358">
                                  <a:moveTo>
                                    <a:pt x="113" y="285"/>
                                  </a:moveTo>
                                  <a:lnTo>
                                    <a:pt x="113" y="180"/>
                                  </a:lnTo>
                                  <a:lnTo>
                                    <a:pt x="74" y="322"/>
                                  </a:lnTo>
                                  <a:lnTo>
                                    <a:pt x="113" y="2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45"/>
                          <wps:cNvSpPr>
                            <a:spLocks/>
                          </wps:cNvSpPr>
                          <wps:spPr bwMode="auto">
                            <a:xfrm>
                              <a:off x="6792" y="1502"/>
                              <a:ext cx="374" cy="358"/>
                            </a:xfrm>
                            <a:custGeom>
                              <a:avLst/>
                              <a:gdLst>
                                <a:gd name="T0" fmla="+- 0 7092 6792"/>
                                <a:gd name="T1" fmla="*/ T0 w 374"/>
                                <a:gd name="T2" fmla="+- 0 1860 1502"/>
                                <a:gd name="T3" fmla="*/ 1860 h 358"/>
                                <a:gd name="T4" fmla="+- 0 7054 6792"/>
                                <a:gd name="T5" fmla="*/ T4 w 374"/>
                                <a:gd name="T6" fmla="+- 0 1682 1502"/>
                                <a:gd name="T7" fmla="*/ 1682 h 358"/>
                                <a:gd name="T8" fmla="+- 0 7054 6792"/>
                                <a:gd name="T9" fmla="*/ T8 w 374"/>
                                <a:gd name="T10" fmla="+- 0 1811 1502"/>
                                <a:gd name="T11" fmla="*/ 1811 h 358"/>
                                <a:gd name="T12" fmla="+- 0 7092 6792"/>
                                <a:gd name="T13" fmla="*/ T12 w 374"/>
                                <a:gd name="T14" fmla="+- 0 1860 1502"/>
                                <a:gd name="T15" fmla="*/ 1860 h 3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74" h="358">
                                  <a:moveTo>
                                    <a:pt x="300" y="358"/>
                                  </a:moveTo>
                                  <a:lnTo>
                                    <a:pt x="262" y="180"/>
                                  </a:lnTo>
                                  <a:lnTo>
                                    <a:pt x="262" y="309"/>
                                  </a:lnTo>
                                  <a:lnTo>
                                    <a:pt x="300" y="3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42"/>
                        <wpg:cNvGrpSpPr>
                          <a:grpSpLocks/>
                        </wpg:cNvGrpSpPr>
                        <wpg:grpSpPr bwMode="auto">
                          <a:xfrm>
                            <a:off x="6792" y="1502"/>
                            <a:ext cx="374" cy="358"/>
                            <a:chOff x="6792" y="1502"/>
                            <a:chExt cx="374" cy="358"/>
                          </a:xfrm>
                        </wpg:grpSpPr>
                        <wps:wsp>
                          <wps:cNvPr id="57" name="Freeform 43"/>
                          <wps:cNvSpPr>
                            <a:spLocks/>
                          </wps:cNvSpPr>
                          <wps:spPr bwMode="auto">
                            <a:xfrm>
                              <a:off x="6792" y="1502"/>
                              <a:ext cx="374" cy="358"/>
                            </a:xfrm>
                            <a:custGeom>
                              <a:avLst/>
                              <a:gdLst>
                                <a:gd name="T0" fmla="+- 0 6979 6792"/>
                                <a:gd name="T1" fmla="*/ T0 w 374"/>
                                <a:gd name="T2" fmla="+- 0 1716 1502"/>
                                <a:gd name="T3" fmla="*/ 1716 h 358"/>
                                <a:gd name="T4" fmla="+- 0 6866 6792"/>
                                <a:gd name="T5" fmla="*/ T4 w 374"/>
                                <a:gd name="T6" fmla="+- 0 1824 1502"/>
                                <a:gd name="T7" fmla="*/ 1824 h 358"/>
                                <a:gd name="T8" fmla="+- 0 6905 6792"/>
                                <a:gd name="T9" fmla="*/ T8 w 374"/>
                                <a:gd name="T10" fmla="+- 0 1682 1502"/>
                                <a:gd name="T11" fmla="*/ 1682 h 358"/>
                                <a:gd name="T12" fmla="+- 0 6792 6792"/>
                                <a:gd name="T13" fmla="*/ T12 w 374"/>
                                <a:gd name="T14" fmla="+- 0 1610 1502"/>
                                <a:gd name="T15" fmla="*/ 1610 h 358"/>
                                <a:gd name="T16" fmla="+- 0 6941 6792"/>
                                <a:gd name="T17" fmla="*/ T16 w 374"/>
                                <a:gd name="T18" fmla="+- 0 1610 1502"/>
                                <a:gd name="T19" fmla="*/ 1610 h 358"/>
                                <a:gd name="T20" fmla="+- 0 6979 6792"/>
                                <a:gd name="T21" fmla="*/ T20 w 374"/>
                                <a:gd name="T22" fmla="+- 0 1502 1502"/>
                                <a:gd name="T23" fmla="*/ 1502 h 358"/>
                                <a:gd name="T24" fmla="+- 0 7018 6792"/>
                                <a:gd name="T25" fmla="*/ T24 w 374"/>
                                <a:gd name="T26" fmla="+- 0 1610 1502"/>
                                <a:gd name="T27" fmla="*/ 1610 h 358"/>
                                <a:gd name="T28" fmla="+- 0 7166 6792"/>
                                <a:gd name="T29" fmla="*/ T28 w 374"/>
                                <a:gd name="T30" fmla="+- 0 1646 1502"/>
                                <a:gd name="T31" fmla="*/ 1646 h 358"/>
                                <a:gd name="T32" fmla="+- 0 7054 6792"/>
                                <a:gd name="T33" fmla="*/ T32 w 374"/>
                                <a:gd name="T34" fmla="+- 0 1682 1502"/>
                                <a:gd name="T35" fmla="*/ 1682 h 358"/>
                                <a:gd name="T36" fmla="+- 0 7092 6792"/>
                                <a:gd name="T37" fmla="*/ T36 w 374"/>
                                <a:gd name="T38" fmla="+- 0 1860 1502"/>
                                <a:gd name="T39" fmla="*/ 1860 h 358"/>
                                <a:gd name="T40" fmla="+- 0 6979 6792"/>
                                <a:gd name="T41" fmla="*/ T40 w 374"/>
                                <a:gd name="T42" fmla="+- 0 1716 1502"/>
                                <a:gd name="T43" fmla="*/ 1716 h 3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74" h="358">
                                  <a:moveTo>
                                    <a:pt x="187" y="214"/>
                                  </a:moveTo>
                                  <a:lnTo>
                                    <a:pt x="74" y="322"/>
                                  </a:lnTo>
                                  <a:lnTo>
                                    <a:pt x="113" y="180"/>
                                  </a:lnTo>
                                  <a:lnTo>
                                    <a:pt x="0" y="108"/>
                                  </a:lnTo>
                                  <a:lnTo>
                                    <a:pt x="149" y="108"/>
                                  </a:lnTo>
                                  <a:lnTo>
                                    <a:pt x="187" y="0"/>
                                  </a:lnTo>
                                  <a:lnTo>
                                    <a:pt x="226" y="108"/>
                                  </a:lnTo>
                                  <a:lnTo>
                                    <a:pt x="374" y="144"/>
                                  </a:lnTo>
                                  <a:lnTo>
                                    <a:pt x="262" y="180"/>
                                  </a:lnTo>
                                  <a:lnTo>
                                    <a:pt x="300" y="358"/>
                                  </a:lnTo>
                                  <a:lnTo>
                                    <a:pt x="187" y="21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9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38"/>
                        <wpg:cNvGrpSpPr>
                          <a:grpSpLocks/>
                        </wpg:cNvGrpSpPr>
                        <wpg:grpSpPr bwMode="auto">
                          <a:xfrm>
                            <a:off x="7906" y="1320"/>
                            <a:ext cx="274" cy="149"/>
                            <a:chOff x="7906" y="1320"/>
                            <a:chExt cx="274" cy="149"/>
                          </a:xfrm>
                        </wpg:grpSpPr>
                        <wps:wsp>
                          <wps:cNvPr id="59" name="Freeform 41"/>
                          <wps:cNvSpPr>
                            <a:spLocks/>
                          </wps:cNvSpPr>
                          <wps:spPr bwMode="auto">
                            <a:xfrm>
                              <a:off x="7906" y="1320"/>
                              <a:ext cx="274" cy="149"/>
                            </a:xfrm>
                            <a:custGeom>
                              <a:avLst/>
                              <a:gdLst>
                                <a:gd name="T0" fmla="+- 0 8004 7906"/>
                                <a:gd name="T1" fmla="*/ T0 w 274"/>
                                <a:gd name="T2" fmla="+- 0 1365 1320"/>
                                <a:gd name="T3" fmla="*/ 1365 h 149"/>
                                <a:gd name="T4" fmla="+- 0 8004 7906"/>
                                <a:gd name="T5" fmla="*/ T4 w 274"/>
                                <a:gd name="T6" fmla="+- 0 1320 1320"/>
                                <a:gd name="T7" fmla="*/ 1320 h 149"/>
                                <a:gd name="T8" fmla="+- 0 7906 7906"/>
                                <a:gd name="T9" fmla="*/ T8 w 274"/>
                                <a:gd name="T10" fmla="+- 0 1382 1320"/>
                                <a:gd name="T11" fmla="*/ 1382 h 149"/>
                                <a:gd name="T12" fmla="+- 0 8004 7906"/>
                                <a:gd name="T13" fmla="*/ T12 w 274"/>
                                <a:gd name="T14" fmla="+- 0 1365 1320"/>
                                <a:gd name="T15" fmla="*/ 1365 h 1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74" h="149">
                                  <a:moveTo>
                                    <a:pt x="98" y="45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98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40"/>
                          <wps:cNvSpPr>
                            <a:spLocks/>
                          </wps:cNvSpPr>
                          <wps:spPr bwMode="auto">
                            <a:xfrm>
                              <a:off x="7906" y="1320"/>
                              <a:ext cx="274" cy="149"/>
                            </a:xfrm>
                            <a:custGeom>
                              <a:avLst/>
                              <a:gdLst>
                                <a:gd name="T0" fmla="+- 0 8143 7906"/>
                                <a:gd name="T1" fmla="*/ T0 w 274"/>
                                <a:gd name="T2" fmla="+- 0 1255 1320"/>
                                <a:gd name="T3" fmla="*/ 1255 h 149"/>
                                <a:gd name="T4" fmla="+- 0 8066 7906"/>
                                <a:gd name="T5" fmla="*/ T4 w 274"/>
                                <a:gd name="T6" fmla="+- 0 1294 1320"/>
                                <a:gd name="T7" fmla="*/ 1294 h 149"/>
                                <a:gd name="T8" fmla="+- 0 7968 7906"/>
                                <a:gd name="T9" fmla="*/ T8 w 274"/>
                                <a:gd name="T10" fmla="+- 0 1226 1320"/>
                                <a:gd name="T11" fmla="*/ 1226 h 149"/>
                                <a:gd name="T12" fmla="+- 0 8004 7906"/>
                                <a:gd name="T13" fmla="*/ T12 w 274"/>
                                <a:gd name="T14" fmla="+- 0 1320 1320"/>
                                <a:gd name="T15" fmla="*/ 1320 h 149"/>
                                <a:gd name="T16" fmla="+- 0 8004 7906"/>
                                <a:gd name="T17" fmla="*/ T16 w 274"/>
                                <a:gd name="T18" fmla="+- 0 1365 1320"/>
                                <a:gd name="T19" fmla="*/ 1365 h 149"/>
                                <a:gd name="T20" fmla="+- 0 8030 7906"/>
                                <a:gd name="T21" fmla="*/ T20 w 274"/>
                                <a:gd name="T22" fmla="+- 0 1361 1320"/>
                                <a:gd name="T23" fmla="*/ 1361 h 149"/>
                                <a:gd name="T24" fmla="+- 0 8030 7906"/>
                                <a:gd name="T25" fmla="*/ T24 w 274"/>
                                <a:gd name="T26" fmla="+- 0 1469 1320"/>
                                <a:gd name="T27" fmla="*/ 1469 h 149"/>
                                <a:gd name="T28" fmla="+- 0 8086 7906"/>
                                <a:gd name="T29" fmla="*/ T28 w 274"/>
                                <a:gd name="T30" fmla="+- 0 1380 1320"/>
                                <a:gd name="T31" fmla="*/ 1380 h 149"/>
                                <a:gd name="T32" fmla="+- 0 8107 7906"/>
                                <a:gd name="T33" fmla="*/ T32 w 274"/>
                                <a:gd name="T34" fmla="+- 0 1384 1320"/>
                                <a:gd name="T35" fmla="*/ 1384 h 149"/>
                                <a:gd name="T36" fmla="+- 0 8107 7906"/>
                                <a:gd name="T37" fmla="*/ T36 w 274"/>
                                <a:gd name="T38" fmla="+- 0 1327 1320"/>
                                <a:gd name="T39" fmla="*/ 1327 h 149"/>
                                <a:gd name="T40" fmla="+- 0 8143 7906"/>
                                <a:gd name="T41" fmla="*/ T40 w 274"/>
                                <a:gd name="T42" fmla="+- 0 1255 1320"/>
                                <a:gd name="T43" fmla="*/ 1255 h 1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74" h="149">
                                  <a:moveTo>
                                    <a:pt x="237" y="-65"/>
                                  </a:moveTo>
                                  <a:lnTo>
                                    <a:pt x="160" y="-26"/>
                                  </a:lnTo>
                                  <a:lnTo>
                                    <a:pt x="62" y="-94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98" y="45"/>
                                  </a:lnTo>
                                  <a:lnTo>
                                    <a:pt x="124" y="41"/>
                                  </a:lnTo>
                                  <a:lnTo>
                                    <a:pt x="124" y="149"/>
                                  </a:lnTo>
                                  <a:lnTo>
                                    <a:pt x="180" y="60"/>
                                  </a:lnTo>
                                  <a:lnTo>
                                    <a:pt x="201" y="64"/>
                                  </a:lnTo>
                                  <a:lnTo>
                                    <a:pt x="201" y="7"/>
                                  </a:lnTo>
                                  <a:lnTo>
                                    <a:pt x="237" y="-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39"/>
                          <wps:cNvSpPr>
                            <a:spLocks/>
                          </wps:cNvSpPr>
                          <wps:spPr bwMode="auto">
                            <a:xfrm>
                              <a:off x="7906" y="1320"/>
                              <a:ext cx="274" cy="149"/>
                            </a:xfrm>
                            <a:custGeom>
                              <a:avLst/>
                              <a:gdLst>
                                <a:gd name="T0" fmla="+- 0 8179 7906"/>
                                <a:gd name="T1" fmla="*/ T0 w 274"/>
                                <a:gd name="T2" fmla="+- 0 1399 1320"/>
                                <a:gd name="T3" fmla="*/ 1399 h 149"/>
                                <a:gd name="T4" fmla="+- 0 8107 7906"/>
                                <a:gd name="T5" fmla="*/ T4 w 274"/>
                                <a:gd name="T6" fmla="+- 0 1327 1320"/>
                                <a:gd name="T7" fmla="*/ 1327 h 149"/>
                                <a:gd name="T8" fmla="+- 0 8107 7906"/>
                                <a:gd name="T9" fmla="*/ T8 w 274"/>
                                <a:gd name="T10" fmla="+- 0 1384 1320"/>
                                <a:gd name="T11" fmla="*/ 1384 h 149"/>
                                <a:gd name="T12" fmla="+- 0 8179 7906"/>
                                <a:gd name="T13" fmla="*/ T12 w 274"/>
                                <a:gd name="T14" fmla="+- 0 1399 1320"/>
                                <a:gd name="T15" fmla="*/ 1399 h 1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74" h="149">
                                  <a:moveTo>
                                    <a:pt x="273" y="79"/>
                                  </a:moveTo>
                                  <a:lnTo>
                                    <a:pt x="201" y="7"/>
                                  </a:lnTo>
                                  <a:lnTo>
                                    <a:pt x="201" y="64"/>
                                  </a:lnTo>
                                  <a:lnTo>
                                    <a:pt x="273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36"/>
                        <wpg:cNvGrpSpPr>
                          <a:grpSpLocks/>
                        </wpg:cNvGrpSpPr>
                        <wpg:grpSpPr bwMode="auto">
                          <a:xfrm>
                            <a:off x="7906" y="1226"/>
                            <a:ext cx="274" cy="242"/>
                            <a:chOff x="7906" y="1226"/>
                            <a:chExt cx="274" cy="242"/>
                          </a:xfrm>
                        </wpg:grpSpPr>
                        <wps:wsp>
                          <wps:cNvPr id="63" name="Freeform 37"/>
                          <wps:cNvSpPr>
                            <a:spLocks/>
                          </wps:cNvSpPr>
                          <wps:spPr bwMode="auto">
                            <a:xfrm>
                              <a:off x="7906" y="1226"/>
                              <a:ext cx="274" cy="242"/>
                            </a:xfrm>
                            <a:custGeom>
                              <a:avLst/>
                              <a:gdLst>
                                <a:gd name="T0" fmla="+- 0 8030 7906"/>
                                <a:gd name="T1" fmla="*/ T0 w 274"/>
                                <a:gd name="T2" fmla="+- 0 1361 1226"/>
                                <a:gd name="T3" fmla="*/ 1361 h 242"/>
                                <a:gd name="T4" fmla="+- 0 7906 7906"/>
                                <a:gd name="T5" fmla="*/ T4 w 274"/>
                                <a:gd name="T6" fmla="+- 0 1382 1226"/>
                                <a:gd name="T7" fmla="*/ 1382 h 242"/>
                                <a:gd name="T8" fmla="+- 0 8004 7906"/>
                                <a:gd name="T9" fmla="*/ T8 w 274"/>
                                <a:gd name="T10" fmla="+- 0 1320 1226"/>
                                <a:gd name="T11" fmla="*/ 1320 h 242"/>
                                <a:gd name="T12" fmla="+- 0 7968 7906"/>
                                <a:gd name="T13" fmla="*/ T12 w 274"/>
                                <a:gd name="T14" fmla="+- 0 1226 1226"/>
                                <a:gd name="T15" fmla="*/ 1226 h 242"/>
                                <a:gd name="T16" fmla="+- 0 8066 7906"/>
                                <a:gd name="T17" fmla="*/ T16 w 274"/>
                                <a:gd name="T18" fmla="+- 0 1294 1226"/>
                                <a:gd name="T19" fmla="*/ 1294 h 242"/>
                                <a:gd name="T20" fmla="+- 0 8143 7906"/>
                                <a:gd name="T21" fmla="*/ T20 w 274"/>
                                <a:gd name="T22" fmla="+- 0 1255 1226"/>
                                <a:gd name="T23" fmla="*/ 1255 h 242"/>
                                <a:gd name="T24" fmla="+- 0 8107 7906"/>
                                <a:gd name="T25" fmla="*/ T24 w 274"/>
                                <a:gd name="T26" fmla="+- 0 1327 1226"/>
                                <a:gd name="T27" fmla="*/ 1327 h 242"/>
                                <a:gd name="T28" fmla="+- 0 8179 7906"/>
                                <a:gd name="T29" fmla="*/ T28 w 274"/>
                                <a:gd name="T30" fmla="+- 0 1399 1226"/>
                                <a:gd name="T31" fmla="*/ 1399 h 242"/>
                                <a:gd name="T32" fmla="+- 0 8086 7906"/>
                                <a:gd name="T33" fmla="*/ T32 w 274"/>
                                <a:gd name="T34" fmla="+- 0 1380 1226"/>
                                <a:gd name="T35" fmla="*/ 1380 h 242"/>
                                <a:gd name="T36" fmla="+- 0 8030 7906"/>
                                <a:gd name="T37" fmla="*/ T36 w 274"/>
                                <a:gd name="T38" fmla="+- 0 1469 1226"/>
                                <a:gd name="T39" fmla="*/ 1469 h 242"/>
                                <a:gd name="T40" fmla="+- 0 8030 7906"/>
                                <a:gd name="T41" fmla="*/ T40 w 274"/>
                                <a:gd name="T42" fmla="+- 0 1361 1226"/>
                                <a:gd name="T43" fmla="*/ 1361 h 2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74" h="242">
                                  <a:moveTo>
                                    <a:pt x="124" y="135"/>
                                  </a:moveTo>
                                  <a:lnTo>
                                    <a:pt x="0" y="156"/>
                                  </a:lnTo>
                                  <a:lnTo>
                                    <a:pt x="98" y="94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160" y="68"/>
                                  </a:lnTo>
                                  <a:lnTo>
                                    <a:pt x="237" y="29"/>
                                  </a:lnTo>
                                  <a:lnTo>
                                    <a:pt x="201" y="101"/>
                                  </a:lnTo>
                                  <a:lnTo>
                                    <a:pt x="273" y="173"/>
                                  </a:lnTo>
                                  <a:lnTo>
                                    <a:pt x="180" y="154"/>
                                  </a:lnTo>
                                  <a:lnTo>
                                    <a:pt x="124" y="243"/>
                                  </a:lnTo>
                                  <a:lnTo>
                                    <a:pt x="124" y="1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8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32"/>
                        <wpg:cNvGrpSpPr>
                          <a:grpSpLocks/>
                        </wpg:cNvGrpSpPr>
                        <wpg:grpSpPr bwMode="auto">
                          <a:xfrm>
                            <a:off x="6905" y="2071"/>
                            <a:ext cx="226" cy="214"/>
                            <a:chOff x="6905" y="2071"/>
                            <a:chExt cx="226" cy="214"/>
                          </a:xfrm>
                        </wpg:grpSpPr>
                        <wps:wsp>
                          <wps:cNvPr id="65" name="Freeform 35"/>
                          <wps:cNvSpPr>
                            <a:spLocks/>
                          </wps:cNvSpPr>
                          <wps:spPr bwMode="auto">
                            <a:xfrm>
                              <a:off x="6905" y="2071"/>
                              <a:ext cx="226" cy="214"/>
                            </a:xfrm>
                            <a:custGeom>
                              <a:avLst/>
                              <a:gdLst>
                                <a:gd name="T0" fmla="+- 0 7130 6905"/>
                                <a:gd name="T1" fmla="*/ T0 w 226"/>
                                <a:gd name="T2" fmla="+- 0 2143 2071"/>
                                <a:gd name="T3" fmla="*/ 2143 h 214"/>
                                <a:gd name="T4" fmla="+- 0 7054 6905"/>
                                <a:gd name="T5" fmla="*/ T4 w 226"/>
                                <a:gd name="T6" fmla="+- 0 2143 2071"/>
                                <a:gd name="T7" fmla="*/ 2143 h 214"/>
                                <a:gd name="T8" fmla="+- 0 7018 6905"/>
                                <a:gd name="T9" fmla="*/ T8 w 226"/>
                                <a:gd name="T10" fmla="+- 0 2071 2071"/>
                                <a:gd name="T11" fmla="*/ 2071 h 214"/>
                                <a:gd name="T12" fmla="+- 0 6979 6905"/>
                                <a:gd name="T13" fmla="*/ T12 w 226"/>
                                <a:gd name="T14" fmla="+- 0 2143 2071"/>
                                <a:gd name="T15" fmla="*/ 2143 h 214"/>
                                <a:gd name="T16" fmla="+- 0 6905 6905"/>
                                <a:gd name="T17" fmla="*/ T16 w 226"/>
                                <a:gd name="T18" fmla="+- 0 2143 2071"/>
                                <a:gd name="T19" fmla="*/ 2143 h 214"/>
                                <a:gd name="T20" fmla="+- 0 6979 6905"/>
                                <a:gd name="T21" fmla="*/ T20 w 226"/>
                                <a:gd name="T22" fmla="+- 0 2179 2071"/>
                                <a:gd name="T23" fmla="*/ 2179 h 214"/>
                                <a:gd name="T24" fmla="+- 0 6979 6905"/>
                                <a:gd name="T25" fmla="*/ T24 w 226"/>
                                <a:gd name="T26" fmla="+- 0 2250 2071"/>
                                <a:gd name="T27" fmla="*/ 2250 h 214"/>
                                <a:gd name="T28" fmla="+- 0 7018 6905"/>
                                <a:gd name="T29" fmla="*/ T28 w 226"/>
                                <a:gd name="T30" fmla="+- 0 2215 2071"/>
                                <a:gd name="T31" fmla="*/ 2215 h 214"/>
                                <a:gd name="T32" fmla="+- 0 7054 6905"/>
                                <a:gd name="T33" fmla="*/ T32 w 226"/>
                                <a:gd name="T34" fmla="+- 0 2249 2071"/>
                                <a:gd name="T35" fmla="*/ 2249 h 214"/>
                                <a:gd name="T36" fmla="+- 0 7054 6905"/>
                                <a:gd name="T37" fmla="*/ T36 w 226"/>
                                <a:gd name="T38" fmla="+- 0 2179 2071"/>
                                <a:gd name="T39" fmla="*/ 2179 h 214"/>
                                <a:gd name="T40" fmla="+- 0 7130 6905"/>
                                <a:gd name="T41" fmla="*/ T40 w 226"/>
                                <a:gd name="T42" fmla="+- 0 2143 2071"/>
                                <a:gd name="T43" fmla="*/ 2143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6" h="214">
                                  <a:moveTo>
                                    <a:pt x="225" y="72"/>
                                  </a:moveTo>
                                  <a:lnTo>
                                    <a:pt x="149" y="7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74" y="72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74" y="108"/>
                                  </a:lnTo>
                                  <a:lnTo>
                                    <a:pt x="74" y="179"/>
                                  </a:lnTo>
                                  <a:lnTo>
                                    <a:pt x="113" y="144"/>
                                  </a:lnTo>
                                  <a:lnTo>
                                    <a:pt x="149" y="178"/>
                                  </a:lnTo>
                                  <a:lnTo>
                                    <a:pt x="149" y="108"/>
                                  </a:lnTo>
                                  <a:lnTo>
                                    <a:pt x="225" y="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34"/>
                          <wps:cNvSpPr>
                            <a:spLocks/>
                          </wps:cNvSpPr>
                          <wps:spPr bwMode="auto">
                            <a:xfrm>
                              <a:off x="6905" y="2071"/>
                              <a:ext cx="226" cy="214"/>
                            </a:xfrm>
                            <a:custGeom>
                              <a:avLst/>
                              <a:gdLst>
                                <a:gd name="T0" fmla="+- 0 6979 6905"/>
                                <a:gd name="T1" fmla="*/ T0 w 226"/>
                                <a:gd name="T2" fmla="+- 0 2250 2071"/>
                                <a:gd name="T3" fmla="*/ 2250 h 214"/>
                                <a:gd name="T4" fmla="+- 0 6979 6905"/>
                                <a:gd name="T5" fmla="*/ T4 w 226"/>
                                <a:gd name="T6" fmla="+- 0 2179 2071"/>
                                <a:gd name="T7" fmla="*/ 2179 h 214"/>
                                <a:gd name="T8" fmla="+- 0 6941 6905"/>
                                <a:gd name="T9" fmla="*/ T8 w 226"/>
                                <a:gd name="T10" fmla="+- 0 2285 2071"/>
                                <a:gd name="T11" fmla="*/ 2285 h 214"/>
                                <a:gd name="T12" fmla="+- 0 6979 6905"/>
                                <a:gd name="T13" fmla="*/ T12 w 226"/>
                                <a:gd name="T14" fmla="+- 0 2250 2071"/>
                                <a:gd name="T15" fmla="*/ 2250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6" h="214">
                                  <a:moveTo>
                                    <a:pt x="74" y="179"/>
                                  </a:moveTo>
                                  <a:lnTo>
                                    <a:pt x="74" y="108"/>
                                  </a:lnTo>
                                  <a:lnTo>
                                    <a:pt x="36" y="214"/>
                                  </a:lnTo>
                                  <a:lnTo>
                                    <a:pt x="74" y="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33"/>
                          <wps:cNvSpPr>
                            <a:spLocks/>
                          </wps:cNvSpPr>
                          <wps:spPr bwMode="auto">
                            <a:xfrm>
                              <a:off x="6905" y="2071"/>
                              <a:ext cx="226" cy="214"/>
                            </a:xfrm>
                            <a:custGeom>
                              <a:avLst/>
                              <a:gdLst>
                                <a:gd name="T0" fmla="+- 0 7092 6905"/>
                                <a:gd name="T1" fmla="*/ T0 w 226"/>
                                <a:gd name="T2" fmla="+- 0 2285 2071"/>
                                <a:gd name="T3" fmla="*/ 2285 h 214"/>
                                <a:gd name="T4" fmla="+- 0 7054 6905"/>
                                <a:gd name="T5" fmla="*/ T4 w 226"/>
                                <a:gd name="T6" fmla="+- 0 2179 2071"/>
                                <a:gd name="T7" fmla="*/ 2179 h 214"/>
                                <a:gd name="T8" fmla="+- 0 7054 6905"/>
                                <a:gd name="T9" fmla="*/ T8 w 226"/>
                                <a:gd name="T10" fmla="+- 0 2249 2071"/>
                                <a:gd name="T11" fmla="*/ 2249 h 214"/>
                                <a:gd name="T12" fmla="+- 0 7092 6905"/>
                                <a:gd name="T13" fmla="*/ T12 w 226"/>
                                <a:gd name="T14" fmla="+- 0 2285 2071"/>
                                <a:gd name="T15" fmla="*/ 228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6" h="214">
                                  <a:moveTo>
                                    <a:pt x="187" y="214"/>
                                  </a:moveTo>
                                  <a:lnTo>
                                    <a:pt x="149" y="108"/>
                                  </a:lnTo>
                                  <a:lnTo>
                                    <a:pt x="149" y="178"/>
                                  </a:lnTo>
                                  <a:lnTo>
                                    <a:pt x="187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30"/>
                        <wpg:cNvGrpSpPr>
                          <a:grpSpLocks/>
                        </wpg:cNvGrpSpPr>
                        <wpg:grpSpPr bwMode="auto">
                          <a:xfrm>
                            <a:off x="6905" y="2071"/>
                            <a:ext cx="226" cy="214"/>
                            <a:chOff x="6905" y="2071"/>
                            <a:chExt cx="226" cy="214"/>
                          </a:xfrm>
                        </wpg:grpSpPr>
                        <wps:wsp>
                          <wps:cNvPr id="69" name="Freeform 31"/>
                          <wps:cNvSpPr>
                            <a:spLocks/>
                          </wps:cNvSpPr>
                          <wps:spPr bwMode="auto">
                            <a:xfrm>
                              <a:off x="6905" y="2071"/>
                              <a:ext cx="226" cy="214"/>
                            </a:xfrm>
                            <a:custGeom>
                              <a:avLst/>
                              <a:gdLst>
                                <a:gd name="T0" fmla="+- 0 7018 6905"/>
                                <a:gd name="T1" fmla="*/ T0 w 226"/>
                                <a:gd name="T2" fmla="+- 0 2215 2071"/>
                                <a:gd name="T3" fmla="*/ 2215 h 214"/>
                                <a:gd name="T4" fmla="+- 0 6941 6905"/>
                                <a:gd name="T5" fmla="*/ T4 w 226"/>
                                <a:gd name="T6" fmla="+- 0 2285 2071"/>
                                <a:gd name="T7" fmla="*/ 2285 h 214"/>
                                <a:gd name="T8" fmla="+- 0 6979 6905"/>
                                <a:gd name="T9" fmla="*/ T8 w 226"/>
                                <a:gd name="T10" fmla="+- 0 2179 2071"/>
                                <a:gd name="T11" fmla="*/ 2179 h 214"/>
                                <a:gd name="T12" fmla="+- 0 6905 6905"/>
                                <a:gd name="T13" fmla="*/ T12 w 226"/>
                                <a:gd name="T14" fmla="+- 0 2143 2071"/>
                                <a:gd name="T15" fmla="*/ 2143 h 214"/>
                                <a:gd name="T16" fmla="+- 0 6979 6905"/>
                                <a:gd name="T17" fmla="*/ T16 w 226"/>
                                <a:gd name="T18" fmla="+- 0 2143 2071"/>
                                <a:gd name="T19" fmla="*/ 2143 h 214"/>
                                <a:gd name="T20" fmla="+- 0 7018 6905"/>
                                <a:gd name="T21" fmla="*/ T20 w 226"/>
                                <a:gd name="T22" fmla="+- 0 2071 2071"/>
                                <a:gd name="T23" fmla="*/ 2071 h 214"/>
                                <a:gd name="T24" fmla="+- 0 7054 6905"/>
                                <a:gd name="T25" fmla="*/ T24 w 226"/>
                                <a:gd name="T26" fmla="+- 0 2143 2071"/>
                                <a:gd name="T27" fmla="*/ 2143 h 214"/>
                                <a:gd name="T28" fmla="+- 0 7130 6905"/>
                                <a:gd name="T29" fmla="*/ T28 w 226"/>
                                <a:gd name="T30" fmla="+- 0 2143 2071"/>
                                <a:gd name="T31" fmla="*/ 2143 h 214"/>
                                <a:gd name="T32" fmla="+- 0 7054 6905"/>
                                <a:gd name="T33" fmla="*/ T32 w 226"/>
                                <a:gd name="T34" fmla="+- 0 2179 2071"/>
                                <a:gd name="T35" fmla="*/ 2179 h 214"/>
                                <a:gd name="T36" fmla="+- 0 7092 6905"/>
                                <a:gd name="T37" fmla="*/ T36 w 226"/>
                                <a:gd name="T38" fmla="+- 0 2285 2071"/>
                                <a:gd name="T39" fmla="*/ 2285 h 214"/>
                                <a:gd name="T40" fmla="+- 0 7018 6905"/>
                                <a:gd name="T41" fmla="*/ T40 w 226"/>
                                <a:gd name="T42" fmla="+- 0 2215 2071"/>
                                <a:gd name="T43" fmla="*/ 2215 h 2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6" h="214">
                                  <a:moveTo>
                                    <a:pt x="113" y="144"/>
                                  </a:moveTo>
                                  <a:lnTo>
                                    <a:pt x="36" y="214"/>
                                  </a:lnTo>
                                  <a:lnTo>
                                    <a:pt x="74" y="108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74" y="72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149" y="72"/>
                                  </a:lnTo>
                                  <a:lnTo>
                                    <a:pt x="225" y="72"/>
                                  </a:lnTo>
                                  <a:lnTo>
                                    <a:pt x="149" y="108"/>
                                  </a:lnTo>
                                  <a:lnTo>
                                    <a:pt x="187" y="214"/>
                                  </a:lnTo>
                                  <a:lnTo>
                                    <a:pt x="113" y="1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9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" name="Group 26"/>
                        <wpg:cNvGrpSpPr>
                          <a:grpSpLocks/>
                        </wpg:cNvGrpSpPr>
                        <wpg:grpSpPr bwMode="auto">
                          <a:xfrm>
                            <a:off x="8292" y="2143"/>
                            <a:ext cx="226" cy="142"/>
                            <a:chOff x="8292" y="2143"/>
                            <a:chExt cx="226" cy="142"/>
                          </a:xfrm>
                        </wpg:grpSpPr>
                        <wps:wsp>
                          <wps:cNvPr id="71" name="Freeform 29"/>
                          <wps:cNvSpPr>
                            <a:spLocks/>
                          </wps:cNvSpPr>
                          <wps:spPr bwMode="auto">
                            <a:xfrm>
                              <a:off x="8292" y="2143"/>
                              <a:ext cx="226" cy="142"/>
                            </a:xfrm>
                            <a:custGeom>
                              <a:avLst/>
                              <a:gdLst>
                                <a:gd name="T0" fmla="+- 0 8369 8292"/>
                                <a:gd name="T1" fmla="*/ T0 w 226"/>
                                <a:gd name="T2" fmla="+- 0 2191 2143"/>
                                <a:gd name="T3" fmla="*/ 2191 h 142"/>
                                <a:gd name="T4" fmla="+- 0 8369 8292"/>
                                <a:gd name="T5" fmla="*/ T4 w 226"/>
                                <a:gd name="T6" fmla="+- 0 2143 2143"/>
                                <a:gd name="T7" fmla="*/ 2143 h 142"/>
                                <a:gd name="T8" fmla="+- 0 8292 8292"/>
                                <a:gd name="T9" fmla="*/ T8 w 226"/>
                                <a:gd name="T10" fmla="+- 0 2215 2143"/>
                                <a:gd name="T11" fmla="*/ 2215 h 142"/>
                                <a:gd name="T12" fmla="+- 0 8369 8292"/>
                                <a:gd name="T13" fmla="*/ T12 w 226"/>
                                <a:gd name="T14" fmla="+- 0 2191 2143"/>
                                <a:gd name="T15" fmla="*/ 2191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6" h="142">
                                  <a:moveTo>
                                    <a:pt x="77" y="48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77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28"/>
                          <wps:cNvSpPr>
                            <a:spLocks/>
                          </wps:cNvSpPr>
                          <wps:spPr bwMode="auto">
                            <a:xfrm>
                              <a:off x="8292" y="2143"/>
                              <a:ext cx="226" cy="142"/>
                            </a:xfrm>
                            <a:custGeom>
                              <a:avLst/>
                              <a:gdLst>
                                <a:gd name="T0" fmla="+- 0 8482 8292"/>
                                <a:gd name="T1" fmla="*/ T0 w 226"/>
                                <a:gd name="T2" fmla="+- 0 2071 2143"/>
                                <a:gd name="T3" fmla="*/ 2071 h 142"/>
                                <a:gd name="T4" fmla="+- 0 8405 8292"/>
                                <a:gd name="T5" fmla="*/ T4 w 226"/>
                                <a:gd name="T6" fmla="+- 0 2110 2143"/>
                                <a:gd name="T7" fmla="*/ 2110 h 142"/>
                                <a:gd name="T8" fmla="+- 0 8328 8292"/>
                                <a:gd name="T9" fmla="*/ T8 w 226"/>
                                <a:gd name="T10" fmla="+- 0 2038 2143"/>
                                <a:gd name="T11" fmla="*/ 2038 h 142"/>
                                <a:gd name="T12" fmla="+- 0 8369 8292"/>
                                <a:gd name="T13" fmla="*/ T12 w 226"/>
                                <a:gd name="T14" fmla="+- 0 2143 2143"/>
                                <a:gd name="T15" fmla="*/ 2143 h 142"/>
                                <a:gd name="T16" fmla="+- 0 8369 8292"/>
                                <a:gd name="T17" fmla="*/ T16 w 226"/>
                                <a:gd name="T18" fmla="+- 0 2191 2143"/>
                                <a:gd name="T19" fmla="*/ 2191 h 142"/>
                                <a:gd name="T20" fmla="+- 0 8405 8292"/>
                                <a:gd name="T21" fmla="*/ T20 w 226"/>
                                <a:gd name="T22" fmla="+- 0 2179 2143"/>
                                <a:gd name="T23" fmla="*/ 2179 h 142"/>
                                <a:gd name="T24" fmla="+- 0 8405 8292"/>
                                <a:gd name="T25" fmla="*/ T24 w 226"/>
                                <a:gd name="T26" fmla="+- 0 2285 2143"/>
                                <a:gd name="T27" fmla="*/ 2285 h 142"/>
                                <a:gd name="T28" fmla="+- 0 8441 8292"/>
                                <a:gd name="T29" fmla="*/ T28 w 226"/>
                                <a:gd name="T30" fmla="+- 0 2179 2143"/>
                                <a:gd name="T31" fmla="*/ 2179 h 142"/>
                                <a:gd name="T32" fmla="+- 0 8441 8292"/>
                                <a:gd name="T33" fmla="*/ T32 w 226"/>
                                <a:gd name="T34" fmla="+- 0 2143 2143"/>
                                <a:gd name="T35" fmla="*/ 2143 h 142"/>
                                <a:gd name="T36" fmla="+- 0 8482 8292"/>
                                <a:gd name="T37" fmla="*/ T36 w 226"/>
                                <a:gd name="T38" fmla="+- 0 2071 2143"/>
                                <a:gd name="T39" fmla="*/ 2071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26" h="142">
                                  <a:moveTo>
                                    <a:pt x="190" y="-72"/>
                                  </a:moveTo>
                                  <a:lnTo>
                                    <a:pt x="113" y="-33"/>
                                  </a:lnTo>
                                  <a:lnTo>
                                    <a:pt x="36" y="-105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113" y="36"/>
                                  </a:lnTo>
                                  <a:lnTo>
                                    <a:pt x="113" y="142"/>
                                  </a:lnTo>
                                  <a:lnTo>
                                    <a:pt x="149" y="36"/>
                                  </a:lnTo>
                                  <a:lnTo>
                                    <a:pt x="149" y="0"/>
                                  </a:lnTo>
                                  <a:lnTo>
                                    <a:pt x="190" y="-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27"/>
                          <wps:cNvSpPr>
                            <a:spLocks/>
                          </wps:cNvSpPr>
                          <wps:spPr bwMode="auto">
                            <a:xfrm>
                              <a:off x="8292" y="2143"/>
                              <a:ext cx="226" cy="142"/>
                            </a:xfrm>
                            <a:custGeom>
                              <a:avLst/>
                              <a:gdLst>
                                <a:gd name="T0" fmla="+- 0 8518 8292"/>
                                <a:gd name="T1" fmla="*/ T0 w 226"/>
                                <a:gd name="T2" fmla="+- 0 2179 2143"/>
                                <a:gd name="T3" fmla="*/ 2179 h 142"/>
                                <a:gd name="T4" fmla="+- 0 8441 8292"/>
                                <a:gd name="T5" fmla="*/ T4 w 226"/>
                                <a:gd name="T6" fmla="+- 0 2143 2143"/>
                                <a:gd name="T7" fmla="*/ 2143 h 142"/>
                                <a:gd name="T8" fmla="+- 0 8441 8292"/>
                                <a:gd name="T9" fmla="*/ T8 w 226"/>
                                <a:gd name="T10" fmla="+- 0 2179 2143"/>
                                <a:gd name="T11" fmla="*/ 2179 h 142"/>
                                <a:gd name="T12" fmla="+- 0 8518 8292"/>
                                <a:gd name="T13" fmla="*/ T12 w 226"/>
                                <a:gd name="T14" fmla="+- 0 2179 2143"/>
                                <a:gd name="T15" fmla="*/ 2179 h 1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26" h="142">
                                  <a:moveTo>
                                    <a:pt x="226" y="36"/>
                                  </a:moveTo>
                                  <a:lnTo>
                                    <a:pt x="149" y="0"/>
                                  </a:lnTo>
                                  <a:lnTo>
                                    <a:pt x="149" y="36"/>
                                  </a:lnTo>
                                  <a:lnTo>
                                    <a:pt x="226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24"/>
                        <wpg:cNvGrpSpPr>
                          <a:grpSpLocks/>
                        </wpg:cNvGrpSpPr>
                        <wpg:grpSpPr bwMode="auto">
                          <a:xfrm>
                            <a:off x="8292" y="2038"/>
                            <a:ext cx="226" cy="247"/>
                            <a:chOff x="8292" y="2038"/>
                            <a:chExt cx="226" cy="247"/>
                          </a:xfrm>
                        </wpg:grpSpPr>
                        <wps:wsp>
                          <wps:cNvPr id="75" name="Freeform 25"/>
                          <wps:cNvSpPr>
                            <a:spLocks/>
                          </wps:cNvSpPr>
                          <wps:spPr bwMode="auto">
                            <a:xfrm>
                              <a:off x="8292" y="2038"/>
                              <a:ext cx="226" cy="247"/>
                            </a:xfrm>
                            <a:custGeom>
                              <a:avLst/>
                              <a:gdLst>
                                <a:gd name="T0" fmla="+- 0 8405 8292"/>
                                <a:gd name="T1" fmla="*/ T0 w 226"/>
                                <a:gd name="T2" fmla="+- 0 2179 2038"/>
                                <a:gd name="T3" fmla="*/ 2179 h 247"/>
                                <a:gd name="T4" fmla="+- 0 8292 8292"/>
                                <a:gd name="T5" fmla="*/ T4 w 226"/>
                                <a:gd name="T6" fmla="+- 0 2215 2038"/>
                                <a:gd name="T7" fmla="*/ 2215 h 247"/>
                                <a:gd name="T8" fmla="+- 0 8369 8292"/>
                                <a:gd name="T9" fmla="*/ T8 w 226"/>
                                <a:gd name="T10" fmla="+- 0 2143 2038"/>
                                <a:gd name="T11" fmla="*/ 2143 h 247"/>
                                <a:gd name="T12" fmla="+- 0 8328 8292"/>
                                <a:gd name="T13" fmla="*/ T12 w 226"/>
                                <a:gd name="T14" fmla="+- 0 2038 2038"/>
                                <a:gd name="T15" fmla="*/ 2038 h 247"/>
                                <a:gd name="T16" fmla="+- 0 8405 8292"/>
                                <a:gd name="T17" fmla="*/ T16 w 226"/>
                                <a:gd name="T18" fmla="+- 0 2110 2038"/>
                                <a:gd name="T19" fmla="*/ 2110 h 247"/>
                                <a:gd name="T20" fmla="+- 0 8482 8292"/>
                                <a:gd name="T21" fmla="*/ T20 w 226"/>
                                <a:gd name="T22" fmla="+- 0 2071 2038"/>
                                <a:gd name="T23" fmla="*/ 2071 h 247"/>
                                <a:gd name="T24" fmla="+- 0 8441 8292"/>
                                <a:gd name="T25" fmla="*/ T24 w 226"/>
                                <a:gd name="T26" fmla="+- 0 2143 2038"/>
                                <a:gd name="T27" fmla="*/ 2143 h 247"/>
                                <a:gd name="T28" fmla="+- 0 8518 8292"/>
                                <a:gd name="T29" fmla="*/ T28 w 226"/>
                                <a:gd name="T30" fmla="+- 0 2179 2038"/>
                                <a:gd name="T31" fmla="*/ 2179 h 247"/>
                                <a:gd name="T32" fmla="+- 0 8441 8292"/>
                                <a:gd name="T33" fmla="*/ T32 w 226"/>
                                <a:gd name="T34" fmla="+- 0 2179 2038"/>
                                <a:gd name="T35" fmla="*/ 2179 h 247"/>
                                <a:gd name="T36" fmla="+- 0 8405 8292"/>
                                <a:gd name="T37" fmla="*/ T36 w 226"/>
                                <a:gd name="T38" fmla="+- 0 2285 2038"/>
                                <a:gd name="T39" fmla="*/ 2285 h 247"/>
                                <a:gd name="T40" fmla="+- 0 8405 8292"/>
                                <a:gd name="T41" fmla="*/ T40 w 226"/>
                                <a:gd name="T42" fmla="+- 0 2179 2038"/>
                                <a:gd name="T43" fmla="*/ 2179 h 2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6" h="247">
                                  <a:moveTo>
                                    <a:pt x="113" y="141"/>
                                  </a:moveTo>
                                  <a:lnTo>
                                    <a:pt x="0" y="177"/>
                                  </a:lnTo>
                                  <a:lnTo>
                                    <a:pt x="77" y="105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113" y="72"/>
                                  </a:lnTo>
                                  <a:lnTo>
                                    <a:pt x="190" y="33"/>
                                  </a:lnTo>
                                  <a:lnTo>
                                    <a:pt x="149" y="105"/>
                                  </a:lnTo>
                                  <a:lnTo>
                                    <a:pt x="226" y="141"/>
                                  </a:lnTo>
                                  <a:lnTo>
                                    <a:pt x="149" y="141"/>
                                  </a:lnTo>
                                  <a:lnTo>
                                    <a:pt x="113" y="247"/>
                                  </a:lnTo>
                                  <a:lnTo>
                                    <a:pt x="113" y="14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1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20"/>
                        <wpg:cNvGrpSpPr>
                          <a:grpSpLocks/>
                        </wpg:cNvGrpSpPr>
                        <wpg:grpSpPr bwMode="auto">
                          <a:xfrm>
                            <a:off x="8606" y="2203"/>
                            <a:ext cx="250" cy="262"/>
                            <a:chOff x="8606" y="2203"/>
                            <a:chExt cx="250" cy="262"/>
                          </a:xfrm>
                        </wpg:grpSpPr>
                        <wps:wsp>
                          <wps:cNvPr id="77" name="Freeform 23"/>
                          <wps:cNvSpPr>
                            <a:spLocks/>
                          </wps:cNvSpPr>
                          <wps:spPr bwMode="auto">
                            <a:xfrm>
                              <a:off x="8606" y="2203"/>
                              <a:ext cx="250" cy="262"/>
                            </a:xfrm>
                            <a:custGeom>
                              <a:avLst/>
                              <a:gdLst>
                                <a:gd name="T0" fmla="+- 0 8856 8606"/>
                                <a:gd name="T1" fmla="*/ T0 w 250"/>
                                <a:gd name="T2" fmla="+- 0 2323 2203"/>
                                <a:gd name="T3" fmla="*/ 2323 h 262"/>
                                <a:gd name="T4" fmla="+- 0 8779 8606"/>
                                <a:gd name="T5" fmla="*/ T4 w 250"/>
                                <a:gd name="T6" fmla="+- 0 2309 2203"/>
                                <a:gd name="T7" fmla="*/ 2309 h 262"/>
                                <a:gd name="T8" fmla="+- 0 8743 8606"/>
                                <a:gd name="T9" fmla="*/ T8 w 250"/>
                                <a:gd name="T10" fmla="+- 0 2203 2203"/>
                                <a:gd name="T11" fmla="*/ 2203 h 262"/>
                                <a:gd name="T12" fmla="+- 0 8705 8606"/>
                                <a:gd name="T13" fmla="*/ T12 w 250"/>
                                <a:gd name="T14" fmla="+- 0 2309 2203"/>
                                <a:gd name="T15" fmla="*/ 2309 h 262"/>
                                <a:gd name="T16" fmla="+- 0 8606 8606"/>
                                <a:gd name="T17" fmla="*/ T16 w 250"/>
                                <a:gd name="T18" fmla="+- 0 2323 2203"/>
                                <a:gd name="T19" fmla="*/ 2323 h 262"/>
                                <a:gd name="T20" fmla="+- 0 8695 8606"/>
                                <a:gd name="T21" fmla="*/ T20 w 250"/>
                                <a:gd name="T22" fmla="+- 0 2359 2203"/>
                                <a:gd name="T23" fmla="*/ 2359 h 262"/>
                                <a:gd name="T24" fmla="+- 0 8695 8606"/>
                                <a:gd name="T25" fmla="*/ T24 w 250"/>
                                <a:gd name="T26" fmla="+- 0 2423 2203"/>
                                <a:gd name="T27" fmla="*/ 2423 h 262"/>
                                <a:gd name="T28" fmla="+- 0 8743 8606"/>
                                <a:gd name="T29" fmla="*/ T28 w 250"/>
                                <a:gd name="T30" fmla="+- 0 2393 2203"/>
                                <a:gd name="T31" fmla="*/ 2393 h 262"/>
                                <a:gd name="T32" fmla="+- 0 8779 8606"/>
                                <a:gd name="T33" fmla="*/ T32 w 250"/>
                                <a:gd name="T34" fmla="+- 0 2428 2203"/>
                                <a:gd name="T35" fmla="*/ 2428 h 262"/>
                                <a:gd name="T36" fmla="+- 0 8779 8606"/>
                                <a:gd name="T37" fmla="*/ T36 w 250"/>
                                <a:gd name="T38" fmla="+- 0 2357 2203"/>
                                <a:gd name="T39" fmla="*/ 2357 h 262"/>
                                <a:gd name="T40" fmla="+- 0 8856 8606"/>
                                <a:gd name="T41" fmla="*/ T40 w 250"/>
                                <a:gd name="T42" fmla="+- 0 2323 2203"/>
                                <a:gd name="T43" fmla="*/ 2323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50" h="262">
                                  <a:moveTo>
                                    <a:pt x="250" y="120"/>
                                  </a:moveTo>
                                  <a:lnTo>
                                    <a:pt x="173" y="106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99" y="106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89" y="156"/>
                                  </a:lnTo>
                                  <a:lnTo>
                                    <a:pt x="89" y="220"/>
                                  </a:lnTo>
                                  <a:lnTo>
                                    <a:pt x="137" y="190"/>
                                  </a:lnTo>
                                  <a:lnTo>
                                    <a:pt x="173" y="225"/>
                                  </a:lnTo>
                                  <a:lnTo>
                                    <a:pt x="173" y="154"/>
                                  </a:lnTo>
                                  <a:lnTo>
                                    <a:pt x="25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22"/>
                          <wps:cNvSpPr>
                            <a:spLocks/>
                          </wps:cNvSpPr>
                          <wps:spPr bwMode="auto">
                            <a:xfrm>
                              <a:off x="8606" y="2203"/>
                              <a:ext cx="250" cy="262"/>
                            </a:xfrm>
                            <a:custGeom>
                              <a:avLst/>
                              <a:gdLst>
                                <a:gd name="T0" fmla="+- 0 8695 8606"/>
                                <a:gd name="T1" fmla="*/ T0 w 250"/>
                                <a:gd name="T2" fmla="+- 0 2423 2203"/>
                                <a:gd name="T3" fmla="*/ 2423 h 262"/>
                                <a:gd name="T4" fmla="+- 0 8695 8606"/>
                                <a:gd name="T5" fmla="*/ T4 w 250"/>
                                <a:gd name="T6" fmla="+- 0 2359 2203"/>
                                <a:gd name="T7" fmla="*/ 2359 h 262"/>
                                <a:gd name="T8" fmla="+- 0 8630 8606"/>
                                <a:gd name="T9" fmla="*/ T8 w 250"/>
                                <a:gd name="T10" fmla="+- 0 2465 2203"/>
                                <a:gd name="T11" fmla="*/ 2465 h 262"/>
                                <a:gd name="T12" fmla="+- 0 8695 8606"/>
                                <a:gd name="T13" fmla="*/ T12 w 250"/>
                                <a:gd name="T14" fmla="+- 0 2423 2203"/>
                                <a:gd name="T15" fmla="*/ 2423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0" h="262">
                                  <a:moveTo>
                                    <a:pt x="89" y="220"/>
                                  </a:moveTo>
                                  <a:lnTo>
                                    <a:pt x="89" y="156"/>
                                  </a:lnTo>
                                  <a:lnTo>
                                    <a:pt x="24" y="262"/>
                                  </a:lnTo>
                                  <a:lnTo>
                                    <a:pt x="89" y="2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Freeform 21"/>
                          <wps:cNvSpPr>
                            <a:spLocks/>
                          </wps:cNvSpPr>
                          <wps:spPr bwMode="auto">
                            <a:xfrm>
                              <a:off x="8606" y="2203"/>
                              <a:ext cx="250" cy="262"/>
                            </a:xfrm>
                            <a:custGeom>
                              <a:avLst/>
                              <a:gdLst>
                                <a:gd name="T0" fmla="+- 0 8818 8606"/>
                                <a:gd name="T1" fmla="*/ T0 w 250"/>
                                <a:gd name="T2" fmla="+- 0 2465 2203"/>
                                <a:gd name="T3" fmla="*/ 2465 h 262"/>
                                <a:gd name="T4" fmla="+- 0 8779 8606"/>
                                <a:gd name="T5" fmla="*/ T4 w 250"/>
                                <a:gd name="T6" fmla="+- 0 2357 2203"/>
                                <a:gd name="T7" fmla="*/ 2357 h 262"/>
                                <a:gd name="T8" fmla="+- 0 8779 8606"/>
                                <a:gd name="T9" fmla="*/ T8 w 250"/>
                                <a:gd name="T10" fmla="+- 0 2428 2203"/>
                                <a:gd name="T11" fmla="*/ 2428 h 262"/>
                                <a:gd name="T12" fmla="+- 0 8818 8606"/>
                                <a:gd name="T13" fmla="*/ T12 w 250"/>
                                <a:gd name="T14" fmla="+- 0 2465 2203"/>
                                <a:gd name="T15" fmla="*/ 2465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50" h="262">
                                  <a:moveTo>
                                    <a:pt x="212" y="262"/>
                                  </a:moveTo>
                                  <a:lnTo>
                                    <a:pt x="173" y="154"/>
                                  </a:lnTo>
                                  <a:lnTo>
                                    <a:pt x="173" y="225"/>
                                  </a:lnTo>
                                  <a:lnTo>
                                    <a:pt x="212" y="2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3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18"/>
                        <wpg:cNvGrpSpPr>
                          <a:grpSpLocks/>
                        </wpg:cNvGrpSpPr>
                        <wpg:grpSpPr bwMode="auto">
                          <a:xfrm>
                            <a:off x="8606" y="2203"/>
                            <a:ext cx="250" cy="262"/>
                            <a:chOff x="8606" y="2203"/>
                            <a:chExt cx="250" cy="262"/>
                          </a:xfrm>
                        </wpg:grpSpPr>
                        <wps:wsp>
                          <wps:cNvPr id="81" name="Freeform 19"/>
                          <wps:cNvSpPr>
                            <a:spLocks/>
                          </wps:cNvSpPr>
                          <wps:spPr bwMode="auto">
                            <a:xfrm>
                              <a:off x="8606" y="2203"/>
                              <a:ext cx="250" cy="262"/>
                            </a:xfrm>
                            <a:custGeom>
                              <a:avLst/>
                              <a:gdLst>
                                <a:gd name="T0" fmla="+- 0 8743 8606"/>
                                <a:gd name="T1" fmla="*/ T0 w 250"/>
                                <a:gd name="T2" fmla="+- 0 2393 2203"/>
                                <a:gd name="T3" fmla="*/ 2393 h 262"/>
                                <a:gd name="T4" fmla="+- 0 8630 8606"/>
                                <a:gd name="T5" fmla="*/ T4 w 250"/>
                                <a:gd name="T6" fmla="+- 0 2465 2203"/>
                                <a:gd name="T7" fmla="*/ 2465 h 262"/>
                                <a:gd name="T8" fmla="+- 0 8695 8606"/>
                                <a:gd name="T9" fmla="*/ T8 w 250"/>
                                <a:gd name="T10" fmla="+- 0 2359 2203"/>
                                <a:gd name="T11" fmla="*/ 2359 h 262"/>
                                <a:gd name="T12" fmla="+- 0 8606 8606"/>
                                <a:gd name="T13" fmla="*/ T12 w 250"/>
                                <a:gd name="T14" fmla="+- 0 2323 2203"/>
                                <a:gd name="T15" fmla="*/ 2323 h 262"/>
                                <a:gd name="T16" fmla="+- 0 8705 8606"/>
                                <a:gd name="T17" fmla="*/ T16 w 250"/>
                                <a:gd name="T18" fmla="+- 0 2309 2203"/>
                                <a:gd name="T19" fmla="*/ 2309 h 262"/>
                                <a:gd name="T20" fmla="+- 0 8743 8606"/>
                                <a:gd name="T21" fmla="*/ T20 w 250"/>
                                <a:gd name="T22" fmla="+- 0 2203 2203"/>
                                <a:gd name="T23" fmla="*/ 2203 h 262"/>
                                <a:gd name="T24" fmla="+- 0 8779 8606"/>
                                <a:gd name="T25" fmla="*/ T24 w 250"/>
                                <a:gd name="T26" fmla="+- 0 2309 2203"/>
                                <a:gd name="T27" fmla="*/ 2309 h 262"/>
                                <a:gd name="T28" fmla="+- 0 8856 8606"/>
                                <a:gd name="T29" fmla="*/ T28 w 250"/>
                                <a:gd name="T30" fmla="+- 0 2323 2203"/>
                                <a:gd name="T31" fmla="*/ 2323 h 262"/>
                                <a:gd name="T32" fmla="+- 0 8779 8606"/>
                                <a:gd name="T33" fmla="*/ T32 w 250"/>
                                <a:gd name="T34" fmla="+- 0 2357 2203"/>
                                <a:gd name="T35" fmla="*/ 2357 h 262"/>
                                <a:gd name="T36" fmla="+- 0 8818 8606"/>
                                <a:gd name="T37" fmla="*/ T36 w 250"/>
                                <a:gd name="T38" fmla="+- 0 2465 2203"/>
                                <a:gd name="T39" fmla="*/ 2465 h 262"/>
                                <a:gd name="T40" fmla="+- 0 8743 8606"/>
                                <a:gd name="T41" fmla="*/ T40 w 250"/>
                                <a:gd name="T42" fmla="+- 0 2393 2203"/>
                                <a:gd name="T43" fmla="*/ 2393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50" h="262">
                                  <a:moveTo>
                                    <a:pt x="137" y="190"/>
                                  </a:moveTo>
                                  <a:lnTo>
                                    <a:pt x="24" y="262"/>
                                  </a:lnTo>
                                  <a:lnTo>
                                    <a:pt x="89" y="156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99" y="106"/>
                                  </a:lnTo>
                                  <a:lnTo>
                                    <a:pt x="137" y="0"/>
                                  </a:lnTo>
                                  <a:lnTo>
                                    <a:pt x="173" y="106"/>
                                  </a:lnTo>
                                  <a:lnTo>
                                    <a:pt x="250" y="120"/>
                                  </a:lnTo>
                                  <a:lnTo>
                                    <a:pt x="173" y="154"/>
                                  </a:lnTo>
                                  <a:lnTo>
                                    <a:pt x="212" y="262"/>
                                  </a:lnTo>
                                  <a:lnTo>
                                    <a:pt x="137" y="19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00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" name="Group 14"/>
                        <wpg:cNvGrpSpPr>
                          <a:grpSpLocks/>
                        </wpg:cNvGrpSpPr>
                        <wpg:grpSpPr bwMode="auto">
                          <a:xfrm>
                            <a:off x="8016" y="2748"/>
                            <a:ext cx="372" cy="353"/>
                            <a:chOff x="8016" y="2748"/>
                            <a:chExt cx="372" cy="353"/>
                          </a:xfrm>
                        </wpg:grpSpPr>
                        <wps:wsp>
                          <wps:cNvPr id="83" name="Freeform 17"/>
                          <wps:cNvSpPr>
                            <a:spLocks/>
                          </wps:cNvSpPr>
                          <wps:spPr bwMode="auto">
                            <a:xfrm>
                              <a:off x="8016" y="2748"/>
                              <a:ext cx="372" cy="353"/>
                            </a:xfrm>
                            <a:custGeom>
                              <a:avLst/>
                              <a:gdLst>
                                <a:gd name="T0" fmla="+- 0 8388 8016"/>
                                <a:gd name="T1" fmla="*/ T0 w 372"/>
                                <a:gd name="T2" fmla="+- 0 2887 2748"/>
                                <a:gd name="T3" fmla="*/ 2887 h 353"/>
                                <a:gd name="T4" fmla="+- 0 8256 8016"/>
                                <a:gd name="T5" fmla="*/ T4 w 372"/>
                                <a:gd name="T6" fmla="+- 0 2885 2748"/>
                                <a:gd name="T7" fmla="*/ 2885 h 353"/>
                                <a:gd name="T8" fmla="+- 0 8215 8016"/>
                                <a:gd name="T9" fmla="*/ T8 w 372"/>
                                <a:gd name="T10" fmla="+- 0 2748 2748"/>
                                <a:gd name="T11" fmla="*/ 2748 h 353"/>
                                <a:gd name="T12" fmla="+- 0 8160 8016"/>
                                <a:gd name="T13" fmla="*/ T12 w 372"/>
                                <a:gd name="T14" fmla="+- 0 2873 2748"/>
                                <a:gd name="T15" fmla="*/ 2873 h 353"/>
                                <a:gd name="T16" fmla="+- 0 8016 8016"/>
                                <a:gd name="T17" fmla="*/ T16 w 372"/>
                                <a:gd name="T18" fmla="+- 0 2868 2748"/>
                                <a:gd name="T19" fmla="*/ 2868 h 353"/>
                                <a:gd name="T20" fmla="+- 0 8131 8016"/>
                                <a:gd name="T21" fmla="*/ T20 w 372"/>
                                <a:gd name="T22" fmla="+- 0 2947 2748"/>
                                <a:gd name="T23" fmla="*/ 2947 h 353"/>
                                <a:gd name="T24" fmla="+- 0 8131 8016"/>
                                <a:gd name="T25" fmla="*/ T24 w 372"/>
                                <a:gd name="T26" fmla="+- 0 3055 2748"/>
                                <a:gd name="T27" fmla="*/ 3055 h 353"/>
                                <a:gd name="T28" fmla="+- 0 8215 8016"/>
                                <a:gd name="T29" fmla="*/ T28 w 372"/>
                                <a:gd name="T30" fmla="+- 0 2995 2748"/>
                                <a:gd name="T31" fmla="*/ 2995 h 353"/>
                                <a:gd name="T32" fmla="+- 0 8285 8016"/>
                                <a:gd name="T33" fmla="*/ T32 w 372"/>
                                <a:gd name="T34" fmla="+- 0 3060 2748"/>
                                <a:gd name="T35" fmla="*/ 3060 h 353"/>
                                <a:gd name="T36" fmla="+- 0 8285 8016"/>
                                <a:gd name="T37" fmla="*/ T36 w 372"/>
                                <a:gd name="T38" fmla="+- 0 2952 2748"/>
                                <a:gd name="T39" fmla="*/ 2952 h 353"/>
                                <a:gd name="T40" fmla="+- 0 8388 8016"/>
                                <a:gd name="T41" fmla="*/ T40 w 372"/>
                                <a:gd name="T42" fmla="+- 0 2887 2748"/>
                                <a:gd name="T43" fmla="*/ 2887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72" h="353">
                                  <a:moveTo>
                                    <a:pt x="372" y="139"/>
                                  </a:moveTo>
                                  <a:lnTo>
                                    <a:pt x="240" y="137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44" y="125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115" y="199"/>
                                  </a:lnTo>
                                  <a:lnTo>
                                    <a:pt x="115" y="307"/>
                                  </a:lnTo>
                                  <a:lnTo>
                                    <a:pt x="199" y="247"/>
                                  </a:lnTo>
                                  <a:lnTo>
                                    <a:pt x="269" y="312"/>
                                  </a:lnTo>
                                  <a:lnTo>
                                    <a:pt x="269" y="204"/>
                                  </a:lnTo>
                                  <a:lnTo>
                                    <a:pt x="372" y="1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16"/>
                          <wps:cNvSpPr>
                            <a:spLocks/>
                          </wps:cNvSpPr>
                          <wps:spPr bwMode="auto">
                            <a:xfrm>
                              <a:off x="8016" y="2748"/>
                              <a:ext cx="372" cy="353"/>
                            </a:xfrm>
                            <a:custGeom>
                              <a:avLst/>
                              <a:gdLst>
                                <a:gd name="T0" fmla="+- 0 8131 8016"/>
                                <a:gd name="T1" fmla="*/ T0 w 372"/>
                                <a:gd name="T2" fmla="+- 0 3055 2748"/>
                                <a:gd name="T3" fmla="*/ 3055 h 353"/>
                                <a:gd name="T4" fmla="+- 0 8131 8016"/>
                                <a:gd name="T5" fmla="*/ T4 w 372"/>
                                <a:gd name="T6" fmla="+- 0 2947 2748"/>
                                <a:gd name="T7" fmla="*/ 2947 h 353"/>
                                <a:gd name="T8" fmla="+- 0 8066 8016"/>
                                <a:gd name="T9" fmla="*/ T8 w 372"/>
                                <a:gd name="T10" fmla="+- 0 3101 2748"/>
                                <a:gd name="T11" fmla="*/ 3101 h 353"/>
                                <a:gd name="T12" fmla="+- 0 8131 8016"/>
                                <a:gd name="T13" fmla="*/ T12 w 372"/>
                                <a:gd name="T14" fmla="+- 0 3055 2748"/>
                                <a:gd name="T15" fmla="*/ 3055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72" h="353">
                                  <a:moveTo>
                                    <a:pt x="115" y="307"/>
                                  </a:moveTo>
                                  <a:lnTo>
                                    <a:pt x="115" y="199"/>
                                  </a:lnTo>
                                  <a:lnTo>
                                    <a:pt x="50" y="353"/>
                                  </a:lnTo>
                                  <a:lnTo>
                                    <a:pt x="115" y="3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15"/>
                          <wps:cNvSpPr>
                            <a:spLocks/>
                          </wps:cNvSpPr>
                          <wps:spPr bwMode="auto">
                            <a:xfrm>
                              <a:off x="8016" y="2748"/>
                              <a:ext cx="372" cy="353"/>
                            </a:xfrm>
                            <a:custGeom>
                              <a:avLst/>
                              <a:gdLst>
                                <a:gd name="T0" fmla="+- 0 8328 8016"/>
                                <a:gd name="T1" fmla="*/ T0 w 372"/>
                                <a:gd name="T2" fmla="+- 0 3101 2748"/>
                                <a:gd name="T3" fmla="*/ 3101 h 353"/>
                                <a:gd name="T4" fmla="+- 0 8285 8016"/>
                                <a:gd name="T5" fmla="*/ T4 w 372"/>
                                <a:gd name="T6" fmla="+- 0 2952 2748"/>
                                <a:gd name="T7" fmla="*/ 2952 h 353"/>
                                <a:gd name="T8" fmla="+- 0 8285 8016"/>
                                <a:gd name="T9" fmla="*/ T8 w 372"/>
                                <a:gd name="T10" fmla="+- 0 3060 2748"/>
                                <a:gd name="T11" fmla="*/ 3060 h 353"/>
                                <a:gd name="T12" fmla="+- 0 8328 8016"/>
                                <a:gd name="T13" fmla="*/ T12 w 372"/>
                                <a:gd name="T14" fmla="+- 0 3101 2748"/>
                                <a:gd name="T15" fmla="*/ 3101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72" h="353">
                                  <a:moveTo>
                                    <a:pt x="312" y="353"/>
                                  </a:moveTo>
                                  <a:lnTo>
                                    <a:pt x="269" y="204"/>
                                  </a:lnTo>
                                  <a:lnTo>
                                    <a:pt x="269" y="312"/>
                                  </a:lnTo>
                                  <a:lnTo>
                                    <a:pt x="312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161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12"/>
                        <wpg:cNvGrpSpPr>
                          <a:grpSpLocks/>
                        </wpg:cNvGrpSpPr>
                        <wpg:grpSpPr bwMode="auto">
                          <a:xfrm>
                            <a:off x="8016" y="2748"/>
                            <a:ext cx="372" cy="353"/>
                            <a:chOff x="8016" y="2748"/>
                            <a:chExt cx="372" cy="353"/>
                          </a:xfrm>
                        </wpg:grpSpPr>
                        <wps:wsp>
                          <wps:cNvPr id="87" name="Freeform 13"/>
                          <wps:cNvSpPr>
                            <a:spLocks/>
                          </wps:cNvSpPr>
                          <wps:spPr bwMode="auto">
                            <a:xfrm>
                              <a:off x="8016" y="2748"/>
                              <a:ext cx="372" cy="353"/>
                            </a:xfrm>
                            <a:custGeom>
                              <a:avLst/>
                              <a:gdLst>
                                <a:gd name="T0" fmla="+- 0 8215 8016"/>
                                <a:gd name="T1" fmla="*/ T0 w 372"/>
                                <a:gd name="T2" fmla="+- 0 2995 2748"/>
                                <a:gd name="T3" fmla="*/ 2995 h 353"/>
                                <a:gd name="T4" fmla="+- 0 8066 8016"/>
                                <a:gd name="T5" fmla="*/ T4 w 372"/>
                                <a:gd name="T6" fmla="+- 0 3101 2748"/>
                                <a:gd name="T7" fmla="*/ 3101 h 353"/>
                                <a:gd name="T8" fmla="+- 0 8131 8016"/>
                                <a:gd name="T9" fmla="*/ T8 w 372"/>
                                <a:gd name="T10" fmla="+- 0 2947 2748"/>
                                <a:gd name="T11" fmla="*/ 2947 h 353"/>
                                <a:gd name="T12" fmla="+- 0 8016 8016"/>
                                <a:gd name="T13" fmla="*/ T12 w 372"/>
                                <a:gd name="T14" fmla="+- 0 2868 2748"/>
                                <a:gd name="T15" fmla="*/ 2868 h 353"/>
                                <a:gd name="T16" fmla="+- 0 8160 8016"/>
                                <a:gd name="T17" fmla="*/ T16 w 372"/>
                                <a:gd name="T18" fmla="+- 0 2873 2748"/>
                                <a:gd name="T19" fmla="*/ 2873 h 353"/>
                                <a:gd name="T20" fmla="+- 0 8215 8016"/>
                                <a:gd name="T21" fmla="*/ T20 w 372"/>
                                <a:gd name="T22" fmla="+- 0 2748 2748"/>
                                <a:gd name="T23" fmla="*/ 2748 h 353"/>
                                <a:gd name="T24" fmla="+- 0 8256 8016"/>
                                <a:gd name="T25" fmla="*/ T24 w 372"/>
                                <a:gd name="T26" fmla="+- 0 2885 2748"/>
                                <a:gd name="T27" fmla="*/ 2885 h 353"/>
                                <a:gd name="T28" fmla="+- 0 8388 8016"/>
                                <a:gd name="T29" fmla="*/ T28 w 372"/>
                                <a:gd name="T30" fmla="+- 0 2887 2748"/>
                                <a:gd name="T31" fmla="*/ 2887 h 353"/>
                                <a:gd name="T32" fmla="+- 0 8285 8016"/>
                                <a:gd name="T33" fmla="*/ T32 w 372"/>
                                <a:gd name="T34" fmla="+- 0 2952 2748"/>
                                <a:gd name="T35" fmla="*/ 2952 h 353"/>
                                <a:gd name="T36" fmla="+- 0 8328 8016"/>
                                <a:gd name="T37" fmla="*/ T36 w 372"/>
                                <a:gd name="T38" fmla="+- 0 3101 2748"/>
                                <a:gd name="T39" fmla="*/ 3101 h 353"/>
                                <a:gd name="T40" fmla="+- 0 8215 8016"/>
                                <a:gd name="T41" fmla="*/ T40 w 372"/>
                                <a:gd name="T42" fmla="+- 0 2995 2748"/>
                                <a:gd name="T43" fmla="*/ 2995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72" h="353">
                                  <a:moveTo>
                                    <a:pt x="199" y="247"/>
                                  </a:moveTo>
                                  <a:lnTo>
                                    <a:pt x="50" y="353"/>
                                  </a:lnTo>
                                  <a:lnTo>
                                    <a:pt x="115" y="199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144" y="125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240" y="137"/>
                                  </a:lnTo>
                                  <a:lnTo>
                                    <a:pt x="372" y="139"/>
                                  </a:lnTo>
                                  <a:lnTo>
                                    <a:pt x="269" y="204"/>
                                  </a:lnTo>
                                  <a:lnTo>
                                    <a:pt x="312" y="353"/>
                                  </a:lnTo>
                                  <a:lnTo>
                                    <a:pt x="199" y="24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9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" name="Group 9"/>
                        <wpg:cNvGrpSpPr>
                          <a:grpSpLocks/>
                        </wpg:cNvGrpSpPr>
                        <wpg:grpSpPr bwMode="auto">
                          <a:xfrm>
                            <a:off x="6756" y="2753"/>
                            <a:ext cx="598" cy="314"/>
                            <a:chOff x="6756" y="2753"/>
                            <a:chExt cx="598" cy="314"/>
                          </a:xfrm>
                        </wpg:grpSpPr>
                        <wps:wsp>
                          <wps:cNvPr id="89" name="Freeform 11"/>
                          <wps:cNvSpPr>
                            <a:spLocks/>
                          </wps:cNvSpPr>
                          <wps:spPr bwMode="auto">
                            <a:xfrm>
                              <a:off x="6756" y="2753"/>
                              <a:ext cx="598" cy="314"/>
                            </a:xfrm>
                            <a:custGeom>
                              <a:avLst/>
                              <a:gdLst>
                                <a:gd name="T0" fmla="+- 0 6955 6756"/>
                                <a:gd name="T1" fmla="*/ T0 w 598"/>
                                <a:gd name="T2" fmla="+- 0 2883 2753"/>
                                <a:gd name="T3" fmla="*/ 2883 h 314"/>
                                <a:gd name="T4" fmla="+- 0 6955 6756"/>
                                <a:gd name="T5" fmla="*/ T4 w 598"/>
                                <a:gd name="T6" fmla="+- 0 2753 2753"/>
                                <a:gd name="T7" fmla="*/ 2753 h 314"/>
                                <a:gd name="T8" fmla="+- 0 6756 6756"/>
                                <a:gd name="T9" fmla="*/ T8 w 598"/>
                                <a:gd name="T10" fmla="+- 0 2926 2753"/>
                                <a:gd name="T11" fmla="*/ 2926 h 314"/>
                                <a:gd name="T12" fmla="+- 0 6955 6756"/>
                                <a:gd name="T13" fmla="*/ T12 w 598"/>
                                <a:gd name="T14" fmla="+- 0 2883 2753"/>
                                <a:gd name="T15" fmla="*/ 2883 h 3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98" h="314">
                                  <a:moveTo>
                                    <a:pt x="199" y="130"/>
                                  </a:moveTo>
                                  <a:lnTo>
                                    <a:pt x="199" y="0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199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F208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10"/>
                          <wps:cNvSpPr>
                            <a:spLocks/>
                          </wps:cNvSpPr>
                          <wps:spPr bwMode="auto">
                            <a:xfrm>
                              <a:off x="6756" y="2753"/>
                              <a:ext cx="598" cy="314"/>
                            </a:xfrm>
                            <a:custGeom>
                              <a:avLst/>
                              <a:gdLst>
                                <a:gd name="T0" fmla="+- 0 7354 6756"/>
                                <a:gd name="T1" fmla="*/ T0 w 598"/>
                                <a:gd name="T2" fmla="+- 0 2782 2753"/>
                                <a:gd name="T3" fmla="*/ 2782 h 314"/>
                                <a:gd name="T4" fmla="+- 0 7166 6756"/>
                                <a:gd name="T5" fmla="*/ T4 w 598"/>
                                <a:gd name="T6" fmla="+- 0 2712 2753"/>
                                <a:gd name="T7" fmla="*/ 2712 h 314"/>
                                <a:gd name="T8" fmla="+- 0 7166 6756"/>
                                <a:gd name="T9" fmla="*/ T8 w 598"/>
                                <a:gd name="T10" fmla="+- 0 2498 2753"/>
                                <a:gd name="T11" fmla="*/ 2498 h 314"/>
                                <a:gd name="T12" fmla="+- 0 7018 6756"/>
                                <a:gd name="T13" fmla="*/ T12 w 598"/>
                                <a:gd name="T14" fmla="+- 0 2640 2753"/>
                                <a:gd name="T15" fmla="*/ 2640 h 314"/>
                                <a:gd name="T16" fmla="+- 0 6792 6756"/>
                                <a:gd name="T17" fmla="*/ T16 w 598"/>
                                <a:gd name="T18" fmla="+- 0 2570 2753"/>
                                <a:gd name="T19" fmla="*/ 2570 h 314"/>
                                <a:gd name="T20" fmla="+- 0 6955 6756"/>
                                <a:gd name="T21" fmla="*/ T20 w 598"/>
                                <a:gd name="T22" fmla="+- 0 2753 2753"/>
                                <a:gd name="T23" fmla="*/ 2753 h 314"/>
                                <a:gd name="T24" fmla="+- 0 6955 6756"/>
                                <a:gd name="T25" fmla="*/ T24 w 598"/>
                                <a:gd name="T26" fmla="+- 0 2883 2753"/>
                                <a:gd name="T27" fmla="*/ 2883 h 314"/>
                                <a:gd name="T28" fmla="+- 0 7015 6756"/>
                                <a:gd name="T29" fmla="*/ T28 w 598"/>
                                <a:gd name="T30" fmla="+- 0 2870 2753"/>
                                <a:gd name="T31" fmla="*/ 2870 h 314"/>
                                <a:gd name="T32" fmla="+- 0 7130 6756"/>
                                <a:gd name="T33" fmla="*/ T32 w 598"/>
                                <a:gd name="T34" fmla="+- 0 3067 2753"/>
                                <a:gd name="T35" fmla="*/ 3067 h 314"/>
                                <a:gd name="T36" fmla="+- 0 7154 6756"/>
                                <a:gd name="T37" fmla="*/ T36 w 598"/>
                                <a:gd name="T38" fmla="+- 0 2839 2753"/>
                                <a:gd name="T39" fmla="*/ 2839 h 314"/>
                                <a:gd name="T40" fmla="+- 0 7354 6756"/>
                                <a:gd name="T41" fmla="*/ T40 w 598"/>
                                <a:gd name="T42" fmla="+- 0 2782 2753"/>
                                <a:gd name="T43" fmla="*/ 2782 h 3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98" h="314">
                                  <a:moveTo>
                                    <a:pt x="598" y="29"/>
                                  </a:moveTo>
                                  <a:lnTo>
                                    <a:pt x="410" y="-41"/>
                                  </a:lnTo>
                                  <a:lnTo>
                                    <a:pt x="410" y="-255"/>
                                  </a:lnTo>
                                  <a:lnTo>
                                    <a:pt x="262" y="-113"/>
                                  </a:lnTo>
                                  <a:lnTo>
                                    <a:pt x="36" y="-183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99" y="130"/>
                                  </a:lnTo>
                                  <a:lnTo>
                                    <a:pt x="259" y="117"/>
                                  </a:lnTo>
                                  <a:lnTo>
                                    <a:pt x="374" y="314"/>
                                  </a:lnTo>
                                  <a:lnTo>
                                    <a:pt x="398" y="86"/>
                                  </a:lnTo>
                                  <a:lnTo>
                                    <a:pt x="598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F208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7"/>
                        <wpg:cNvGrpSpPr>
                          <a:grpSpLocks/>
                        </wpg:cNvGrpSpPr>
                        <wpg:grpSpPr bwMode="auto">
                          <a:xfrm>
                            <a:off x="6756" y="2498"/>
                            <a:ext cx="598" cy="569"/>
                            <a:chOff x="6756" y="2498"/>
                            <a:chExt cx="598" cy="569"/>
                          </a:xfrm>
                        </wpg:grpSpPr>
                        <wps:wsp>
                          <wps:cNvPr id="92" name="Freeform 8"/>
                          <wps:cNvSpPr>
                            <a:spLocks/>
                          </wps:cNvSpPr>
                          <wps:spPr bwMode="auto">
                            <a:xfrm>
                              <a:off x="6756" y="2498"/>
                              <a:ext cx="598" cy="569"/>
                            </a:xfrm>
                            <a:custGeom>
                              <a:avLst/>
                              <a:gdLst>
                                <a:gd name="T0" fmla="+- 0 6955 6756"/>
                                <a:gd name="T1" fmla="*/ T0 w 598"/>
                                <a:gd name="T2" fmla="+- 0 2753 2498"/>
                                <a:gd name="T3" fmla="*/ 2753 h 569"/>
                                <a:gd name="T4" fmla="+- 0 6792 6756"/>
                                <a:gd name="T5" fmla="*/ T4 w 598"/>
                                <a:gd name="T6" fmla="+- 0 2570 2498"/>
                                <a:gd name="T7" fmla="*/ 2570 h 569"/>
                                <a:gd name="T8" fmla="+- 0 7018 6756"/>
                                <a:gd name="T9" fmla="*/ T8 w 598"/>
                                <a:gd name="T10" fmla="+- 0 2640 2498"/>
                                <a:gd name="T11" fmla="*/ 2640 h 569"/>
                                <a:gd name="T12" fmla="+- 0 7166 6756"/>
                                <a:gd name="T13" fmla="*/ T12 w 598"/>
                                <a:gd name="T14" fmla="+- 0 2498 2498"/>
                                <a:gd name="T15" fmla="*/ 2498 h 569"/>
                                <a:gd name="T16" fmla="+- 0 7166 6756"/>
                                <a:gd name="T17" fmla="*/ T16 w 598"/>
                                <a:gd name="T18" fmla="+- 0 2712 2498"/>
                                <a:gd name="T19" fmla="*/ 2712 h 569"/>
                                <a:gd name="T20" fmla="+- 0 7354 6756"/>
                                <a:gd name="T21" fmla="*/ T20 w 598"/>
                                <a:gd name="T22" fmla="+- 0 2782 2498"/>
                                <a:gd name="T23" fmla="*/ 2782 h 569"/>
                                <a:gd name="T24" fmla="+- 0 7154 6756"/>
                                <a:gd name="T25" fmla="*/ T24 w 598"/>
                                <a:gd name="T26" fmla="+- 0 2839 2498"/>
                                <a:gd name="T27" fmla="*/ 2839 h 569"/>
                                <a:gd name="T28" fmla="+- 0 7130 6756"/>
                                <a:gd name="T29" fmla="*/ T28 w 598"/>
                                <a:gd name="T30" fmla="+- 0 3067 2498"/>
                                <a:gd name="T31" fmla="*/ 3067 h 569"/>
                                <a:gd name="T32" fmla="+- 0 7015 6756"/>
                                <a:gd name="T33" fmla="*/ T32 w 598"/>
                                <a:gd name="T34" fmla="+- 0 2870 2498"/>
                                <a:gd name="T35" fmla="*/ 2870 h 569"/>
                                <a:gd name="T36" fmla="+- 0 6756 6756"/>
                                <a:gd name="T37" fmla="*/ T36 w 598"/>
                                <a:gd name="T38" fmla="+- 0 2926 2498"/>
                                <a:gd name="T39" fmla="*/ 2926 h 569"/>
                                <a:gd name="T40" fmla="+- 0 6955 6756"/>
                                <a:gd name="T41" fmla="*/ T40 w 598"/>
                                <a:gd name="T42" fmla="+- 0 2753 2498"/>
                                <a:gd name="T43" fmla="*/ 2753 h 5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598" h="569">
                                  <a:moveTo>
                                    <a:pt x="199" y="255"/>
                                  </a:moveTo>
                                  <a:lnTo>
                                    <a:pt x="36" y="72"/>
                                  </a:lnTo>
                                  <a:lnTo>
                                    <a:pt x="262" y="142"/>
                                  </a:lnTo>
                                  <a:lnTo>
                                    <a:pt x="410" y="0"/>
                                  </a:lnTo>
                                  <a:lnTo>
                                    <a:pt x="410" y="214"/>
                                  </a:lnTo>
                                  <a:lnTo>
                                    <a:pt x="598" y="284"/>
                                  </a:lnTo>
                                  <a:lnTo>
                                    <a:pt x="398" y="341"/>
                                  </a:lnTo>
                                  <a:lnTo>
                                    <a:pt x="374" y="569"/>
                                  </a:lnTo>
                                  <a:lnTo>
                                    <a:pt x="259" y="372"/>
                                  </a:lnTo>
                                  <a:lnTo>
                                    <a:pt x="0" y="428"/>
                                  </a:lnTo>
                                  <a:lnTo>
                                    <a:pt x="199" y="25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499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654EEB4D" id="Group 6" o:spid="_x0000_s1026" style="position:absolute;margin-left:561.6pt;margin-top:137.5pt;width:127.85pt;height:126.4pt;z-index:-251659776;mso-position-horizontal-relative:page;mso-position-vertical-relative:page" coordorigin="6639,862" coordsize="2557,2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">
                <v:group id="Group 87" o:spid="_x0000_s1027" style="position:absolute;left:6643;top:1150;width:1126;height:2237" coordorigin="6643,1150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Freeform 92" o:spid="_x0000_s1028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" path="m749,993l636,674,562,391,375,72,36,,,105,,424,36,816r,460l72,1456r,780l298,2236r377,-32l675,1243,749,993xe" fillcolor="#ff6565" stroked="f">
                    <v:path arrowok="t" o:connecttype="custom" o:connectlocs="749,2143;636,1824;562,1541;375,1222;36,1150;0,1255;0,1574;36,1966;36,2426;72,2606;72,3386;298,3386;675,3354;675,2393;749,2143" o:connectangles="0,0,0,0,0,0,0,0,0,0,0,0,0,0,0"/>
                  </v:shape>
                  <v:shape id="Freeform 91" o:spid="_x0000_s1029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" path="m36,1276r,-460l,1065r36,211xe" fillcolor="#ff6565" stroked="f">
                    <v:path arrowok="t" o:connecttype="custom" o:connectlocs="36,2426;36,1966;0,2215;36,2426" o:connectangles="0,0,0,0"/>
                  </v:shape>
                  <v:shape id="Freeform 90" o:spid="_x0000_s1030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" path="m72,2236r,-604l,1776r36,213l36,2236r36,xe" fillcolor="#ff6565" stroked="f">
                    <v:path arrowok="t" o:connecttype="custom" o:connectlocs="72,3386;72,2782;0,2926;36,3139;36,3386;72,3386" o:connectangles="0,0,0,0,0,0"/>
                  </v:shape>
                  <v:shape id="Freeform 89" o:spid="_x0000_s1031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" path="m36,2236r,-247l,2236r36,xe" fillcolor="#ff6565" stroked="f">
                    <v:path arrowok="t" o:connecttype="custom" o:connectlocs="36,3386;36,3139;0,3386;36,3386" o:connectangles="0,0,0,0"/>
                  </v:shape>
                  <v:shape id="Freeform 88" o:spid="_x0000_s1032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" path="m1126,2236l975,1917r-75,-72l823,1632,711,1456,675,1243r,961l711,2200r264,36l1126,2236xe" fillcolor="#ff6565" stroked="f">
                    <v:path arrowok="t" o:connecttype="custom" o:connectlocs="1126,3386;975,3067;900,2995;823,2782;711,2606;675,2393;675,3354;711,3350;975,3386;1126,3386" o:connectangles="0,0,0,0,0,0,0,0,0,0"/>
                  </v:shape>
                </v:group>
                <v:group id="Group 85" o:spid="_x0000_s1033" style="position:absolute;left:6643;top:1150;width:1126;height:2237" coordorigin="6643,1150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Freeform 86" o:spid="_x0000_s1034" style="position:absolute;left:6643;top:1150;width:1126;height:2237;visibility:visible;mso-wrap-style:square;v-text-anchor:top" coordsize="1126,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" path="m375,72l36,,,105,,424,36,816,,1065r36,211l72,1456r,176l,1776r36,213l,2236r298,l711,2200r264,36l1126,2236,975,1917r-75,-72l823,1632,711,1456,675,1243,749,993,636,674,562,391,375,72xe" filled="f" strokeweight=".14092mm">
                    <v:path arrowok="t" o:connecttype="custom" o:connectlocs="375,1222;36,1150;0,1255;0,1574;36,1966;0,2215;36,2426;72,2606;72,2782;0,2926;36,3139;0,3386;298,3386;711,3350;975,3386;1126,3386;975,3067;900,2995;823,2782;711,2606;675,2393;749,2143;636,1824;562,1541;375,1222" o:connectangles="0,0,0,0,0,0,0,0,0,0,0,0,0,0,0,0,0,0,0,0,0,0,0,0,0"/>
                  </v:shape>
                </v:group>
                <v:group id="Group 78" o:spid="_x0000_s1035" style="position:absolute;left:7130;top:1114;width:1913;height:2273" coordorigin="7130,1114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Freeform 84" o:spid="_x0000_s1036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" path="m1913,36r-264,l1424,,1126,36r-226,l413,108,,36r,72l224,460r76,180l488,746,598,674,701,624,936,568r262,34l1500,710r36,106l1536,1564r77,l1726,1668r,604l1839,2272r,-1917l1913,36xe" fillcolor="#5e6bb3" stroked="f">
                    <v:path arrowok="t" o:connecttype="custom" o:connectlocs="1913,1150;1649,1150;1424,1114;1126,1150;900,1150;413,1222;0,1150;0,1222;224,1574;300,1754;488,1860;598,1788;701,1738;936,1682;1198,1716;1500,1824;1536,1930;1536,2678;1613,2678;1726,2782;1726,3386;1839,3386;1839,1469;1913,1150" o:connectangles="0,0,0,0,0,0,0,0,0,0,0,0,0,0,0,0,0,0,0,0,0,0,0,0"/>
                  </v:shape>
                  <v:shape id="Freeform 83" o:spid="_x0000_s1037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" path="m1726,2272r,-604l1688,1706,1424,1564r-262,-72l936,1492,526,1243r113,463l711,1845r,108l788,2236r410,l1311,2200r302,72l1726,2272xe" fillcolor="#5e6bb3" stroked="f">
                    <v:path arrowok="t" o:connecttype="custom" o:connectlocs="1726,3386;1726,2782;1688,2820;1424,2678;1162,2606;936,2606;526,2357;639,2820;711,2959;711,3067;788,3350;1198,3350;1311,3314;1613,3386;1726,3386" o:connectangles="0,0,0,0,0,0,0,0,0,0,0,0,0,0,0"/>
                  </v:shape>
                  <v:shape id="Freeform 82" o:spid="_x0000_s1038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" path="m1536,1564r,-748l1424,746,824,816,675,957r36,108l864,1101r149,142l1198,1279r190,141l1536,1564xe" fillcolor="#5e6bb3" stroked="f">
                    <v:path arrowok="t" o:connecttype="custom" o:connectlocs="1536,2678;1536,1930;1424,1860;824,1930;675,2071;711,2179;864,2215;1013,2357;1198,2393;1388,2534;1536,2678" o:connectangles="0,0,0,0,0,0,0,0,0,0,0"/>
                  </v:shape>
                  <v:shape id="Freeform 81" o:spid="_x0000_s1039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" path="m1875,852r,-320l1839,355r,746l1875,852xe" fillcolor="#5e6bb3" stroked="f">
                    <v:path arrowok="t" o:connecttype="custom" o:connectlocs="1875,1966;1875,1646;1839,1469;1839,2215;1875,1966" o:connectangles="0,0,0,0,0"/>
                  </v:shape>
                  <v:shape id="Freeform 80" o:spid="_x0000_s1040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" path="m1913,1526r,-247l1839,1101r,1171l1875,2272r,-144l1913,1526xe" fillcolor="#5e6bb3" stroked="f">
                    <v:path arrowok="t" o:connecttype="custom" o:connectlocs="1913,2640;1913,2393;1839,2215;1839,3386;1875,3386;1875,3242;1913,2640" o:connectangles="0,0,0,0,0,0,0"/>
                  </v:shape>
                  <v:shape id="Freeform 79" o:spid="_x0000_s1041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" path="m1913,2272r-38,-144l1875,2272r38,xe" fillcolor="#5e6bb3" stroked="f">
                    <v:path arrowok="t" o:connecttype="custom" o:connectlocs="1913,3386;1875,3242;1875,3386;1913,3386" o:connectangles="0,0,0,0"/>
                  </v:shape>
                </v:group>
                <v:group id="Group 76" o:spid="_x0000_s1042" style="position:absolute;left:7130;top:1114;width:1913;height:2273" coordorigin="7130,1114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Freeform 77" o:spid="_x0000_s1043" style="position:absolute;left:7130;top:1114;width:1913;height:2273;visibility:visible;mso-wrap-style:square;v-text-anchor:top" coordsize="1913,2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" path="m526,1243r113,463l711,1845r,108l788,2236r410,l1311,2200r302,72l1913,2272r-38,-144l1913,1526r,-247l1839,1101r36,-249l1875,532,1839,355,1913,36r-264,l1424,,1126,36r-226,l413,108,,36r,72l224,460r76,180l488,746,598,674,701,624,936,568r262,34l1500,710r36,106l1424,746,824,816,675,957r36,108l864,1101r149,142l1198,1279r190,141l1536,1564r77,l1726,1668r-38,38l1424,1564r-262,-72l936,1492,526,1243xe" filled="f" strokeweight=".13944mm">
                    <v:path arrowok="t" o:connecttype="custom" o:connectlocs="526,2357;639,2820;711,2959;711,3067;788,3350;1198,3350;1311,3314;1613,3386;1913,3386;1875,3242;1913,2640;1913,2393;1839,2215;1875,1966;1875,1646;1839,1469;1913,1150;1649,1150;1424,1114;1126,1150;900,1150;413,1222;0,1150;0,1222;224,1574;300,1754;488,1860;598,1788;701,1738;936,1682;1198,1716;1500,1824;1536,1930;1424,1860;824,1930;675,2071;711,2179;864,2215;1013,2357;1198,2393;1388,2534;1536,2678;1613,2678;1726,2782;1688,2820;1424,2678;1162,2606;936,2606;526,2357" o:connectangles="0,0,0,0,0,0,0,0,0,0,0,0,0,0,0,0,0,0,0,0,0,0,0,0,0,0,0,0,0,0,0,0,0,0,0,0,0,0,0,0,0,0,0,0,0,0,0,0,0"/>
                  </v:shape>
                </v:group>
                <v:group id="Group 74" o:spid="_x0000_s1044" style="position:absolute;left:7493;top:1433;width:314;height:350" coordorigin="7493,1433" coordsize="314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Freeform 75" o:spid="_x0000_s1045" style="position:absolute;left:7493;top:1433;width:314;height:350;visibility:visible;mso-wrap-style:square;v-text-anchor:top" coordsize="314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" path="m314,173r-2,-65l261,38,199,,129,5,48,62,7,153,,221r12,62l67,333r72,17l218,317r41,-36l290,252r19,-29l314,173xe" stroked="f">
                    <v:path arrowok="t" o:connecttype="custom" o:connectlocs="314,1606;312,1541;261,1471;199,1433;129,1438;48,1495;7,1586;0,1654;12,1716;67,1766;139,1783;218,1750;259,1714;290,1685;309,1656;314,1606" o:connectangles="0,0,0,0,0,0,0,0,0,0,0,0,0,0,0,0"/>
                  </v:shape>
                </v:group>
                <v:group id="Group 72" o:spid="_x0000_s1046" style="position:absolute;left:7493;top:1433;width:314;height:350" coordorigin="7493,1433" coordsize="314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Freeform 73" o:spid="_x0000_s1047" style="position:absolute;left:7493;top:1433;width:314;height:350;visibility:visible;mso-wrap-style:square;v-text-anchor:top" coordsize="314,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" path="m139,350l67,333,12,283,,221,7,153,48,62,129,5,199,r36,19l261,38r29,29l312,108r2,65l309,223r-19,29l259,281r-41,36l139,350xe" filled="f" strokeweight=".13922mm">
                    <v:path arrowok="t" o:connecttype="custom" o:connectlocs="139,1783;67,1766;12,1716;0,1654;7,1586;48,1495;129,1438;199,1433;235,1452;261,1471;290,1500;312,1541;314,1606;309,1656;290,1685;259,1714;218,1750;139,1783" o:connectangles="0,0,0,0,0,0,0,0,0,0,0,0,0,0,0,0,0,0"/>
                  </v:shape>
                </v:group>
                <v:group id="Group 68" o:spid="_x0000_s1048" style="position:absolute;left:7466;top:900;width:451;height:461" coordorigin="7466,900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Freeform 71" o:spid="_x0000_s1049" style="position:absolute;left:7466;top:900;width:451;height:461;visibility:visible;mso-wrap-style:square;v-text-anchor:top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" path="m452,180l303,144,226,,152,144,,144,113,250r,121l226,286r77,90l303,250,452,180xe" fillcolor="#ff161b" stroked="f">
                    <v:path arrowok="t" o:connecttype="custom" o:connectlocs="452,1080;303,1044;226,900;152,1044;0,1044;113,1150;113,1271;226,1186;303,1276;303,1150;452,1080" o:connectangles="0,0,0,0,0,0,0,0,0,0,0"/>
                  </v:shape>
                  <v:shape id="Freeform 70" o:spid="_x0000_s1050" style="position:absolute;left:7466;top:900;width:451;height:461;visibility:visible;mso-wrap-style:square;v-text-anchor:top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" path="m113,371r,-121l39,427r74,-56xe" fillcolor="#ff161b" stroked="f">
                    <v:path arrowok="t" o:connecttype="custom" o:connectlocs="113,1271;113,1150;39,1327;113,1271" o:connectangles="0,0,0,0"/>
                  </v:shape>
                  <v:shape id="Freeform 69" o:spid="_x0000_s1051" style="position:absolute;left:7466;top:900;width:451;height:461;visibility:visible;mso-wrap-style:square;v-text-anchor:top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" path="m375,461l303,250r,126l375,461xe" fillcolor="#ff161b" stroked="f">
                    <v:path arrowok="t" o:connecttype="custom" o:connectlocs="375,1361;303,1150;303,1276;375,1361" o:connectangles="0,0,0,0"/>
                  </v:shape>
                </v:group>
                <v:group id="Group 66" o:spid="_x0000_s1052" style="position:absolute;left:7466;top:900;width:451;height:461" coordorigin="7466,900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Freeform 67" o:spid="_x0000_s1053" style="position:absolute;left:7466;top:900;width:451;height:461;visibility:visible;mso-wrap-style:square;v-text-anchor:top" coordsize="451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" path="m226,286l39,427,113,250,,144r152,l226,r77,144l452,180,303,250r72,211l226,286xe" filled="f" strokeweight=".13892mm">
                    <v:path arrowok="t" o:connecttype="custom" o:connectlocs="226,1186;39,1327;113,1150;0,1044;152,1044;226,900;303,1044;452,1080;303,1150;375,1361;226,1186" o:connectangles="0,0,0,0,0,0,0,0,0,0,0"/>
                  </v:shape>
                </v:group>
                <v:group id="Group 62" o:spid="_x0000_s1054" style="position:absolute;left:6850;top:866;width:281;height:247" coordorigin="6850,866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Freeform 65" o:spid="_x0000_s1055" style="position:absolute;left:6850;top:866;width:281;height:247;visibility:visible;mso-wrap-style:square;v-text-anchor:top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" path="m280,106l184,84,168,,117,84,,72r98,60l98,207r50,-48l204,211r,-69l280,106xe" fillcolor="#ffff35" stroked="f">
                    <v:path arrowok="t" o:connecttype="custom" o:connectlocs="280,972;184,950;168,866;117,950;0,938;98,998;98,1073;148,1025;204,1077;204,1008;280,972" o:connectangles="0,0,0,0,0,0,0,0,0,0,0"/>
                  </v:shape>
                  <v:shape id="Freeform 64" o:spid="_x0000_s1056" style="position:absolute;left:6850;top:866;width:281;height:247;visibility:visible;mso-wrap-style:square;v-text-anchor:top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" path="m98,207r,-75l55,248,98,207xe" fillcolor="#ffff35" stroked="f">
                    <v:path arrowok="t" o:connecttype="custom" o:connectlocs="98,1073;98,998;55,1114;98,1073" o:connectangles="0,0,0,0"/>
                  </v:shape>
                  <v:shape id="Freeform 63" o:spid="_x0000_s1057" style="position:absolute;left:6850;top:866;width:281;height:247;visibility:visible;mso-wrap-style:square;v-text-anchor:top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" path="m242,248l204,142r,69l242,248xe" fillcolor="#ffff35" stroked="f">
                    <v:path arrowok="t" o:connecttype="custom" o:connectlocs="242,1114;204,1008;204,1077;242,1114" o:connectangles="0,0,0,0"/>
                  </v:shape>
                </v:group>
                <v:group id="Group 60" o:spid="_x0000_s1058" style="position:absolute;left:6850;top:866;width:281;height:247" coordorigin="6850,866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Freeform 61" o:spid="_x0000_s1059" style="position:absolute;left:6850;top:866;width:281;height:247;visibility:visible;mso-wrap-style:square;v-text-anchor:top" coordsize="281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" path="m148,159l55,248,98,132,,72,117,84,168,r16,84l280,106r-76,36l242,248,148,159xe" filled="f" strokeweight=".1384mm">
                    <v:path arrowok="t" o:connecttype="custom" o:connectlocs="148,1025;55,1114;98,998;0,938;117,950;168,866;184,950;280,972;204,1008;242,1114;148,1025" o:connectangles="0,0,0,0,0,0,0,0,0,0,0"/>
                  </v:shape>
                </v:group>
                <v:group id="Group 56" o:spid="_x0000_s1060" style="position:absolute;left:8892;top:866;width:300;height:319" coordorigin="8892,866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Freeform 59" o:spid="_x0000_s1061" style="position:absolute;left:8892;top:866;width:300;height:319;visibility:visible;mso-wrap-style:square;v-text-anchor:top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" path="m300,106r-113,l151,,113,106,,106r77,72l77,260r74,-46l226,284r,-106l300,106xe" fillcolor="#ff161b" stroked="f">
                    <v:path arrowok="t" o:connecttype="custom" o:connectlocs="300,972;187,972;151,866;113,972;0,972;77,1044;77,1126;151,1080;226,1150;226,1044;300,972" o:connectangles="0,0,0,0,0,0,0,0,0,0,0"/>
                  </v:shape>
                  <v:shape id="Freeform 58" o:spid="_x0000_s1062" style="position:absolute;left:8892;top:866;width:300;height:319;visibility:visible;mso-wrap-style:square;v-text-anchor:top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" path="m77,260r,-82l38,284,77,260xe" fillcolor="#ff161b" stroked="f">
                    <v:path arrowok="t" o:connecttype="custom" o:connectlocs="77,1126;77,1044;38,1150;77,1126" o:connectangles="0,0,0,0"/>
                  </v:shape>
                  <v:shape id="Freeform 57" o:spid="_x0000_s1063" style="position:absolute;left:8892;top:866;width:300;height:319;visibility:visible;mso-wrap-style:square;v-text-anchor:top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" path="m264,320l226,178r,106l264,320xe" fillcolor="#ff161b" stroked="f">
                    <v:path arrowok="t" o:connecttype="custom" o:connectlocs="264,1186;226,1044;226,1150;264,1186" o:connectangles="0,0,0,0"/>
                  </v:shape>
                </v:group>
                <v:group id="Group 54" o:spid="_x0000_s1064" style="position:absolute;left:8892;top:866;width:300;height:319" coordorigin="8892,866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Freeform 55" o:spid="_x0000_s1065" style="position:absolute;left:8892;top:866;width:300;height:319;visibility:visible;mso-wrap-style:square;v-text-anchor:top" coordsize="300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" path="m151,214l38,284,77,178,,106r113,l151,r36,106l300,106r-74,72l264,320,151,214xe" filled="f" strokeweight=".13906mm">
                    <v:path arrowok="t" o:connecttype="custom" o:connectlocs="151,1080;38,1150;77,1044;0,972;113,972;151,866;187,972;300,972;226,1044;264,1186;151,1080" o:connectangles="0,0,0,0,0,0,0,0,0,0,0"/>
                  </v:shape>
                </v:group>
                <v:group id="Group 50" o:spid="_x0000_s1066" style="position:absolute;left:8328;top:1361;width:641;height:355" coordorigin="8328,1361" coordsize="641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Freeform 53" o:spid="_x0000_s1067" style="position:absolute;left:8328;top:1361;width:641;height:355;visibility:visible;mso-wrap-style:square;v-text-anchor:top" coordsize="641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" path="m264,141r,-103l,141r264,xe" stroked="f">
                    <v:path arrowok="t" o:connecttype="custom" o:connectlocs="264,1502;264,1399;0,1502;264,1502" o:connectangles="0,0,0,0"/>
                  </v:shape>
                  <v:shape id="Freeform 52" o:spid="_x0000_s1068" style="position:absolute;left:8328;top:1361;width:641;height:355;visibility:visible;mso-wrap-style:square;v-text-anchor:top" coordsize="641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" path="m528,-175l338,-67,113,-211,264,38r,103l338,355,415,141r75,l490,r38,-175xe" stroked="f">
                    <v:path arrowok="t" o:connecttype="custom" o:connectlocs="528,1186;338,1294;113,1150;264,1399;264,1502;338,1716;415,1502;490,1502;490,1361;528,1186" o:connectangles="0,0,0,0,0,0,0,0,0,0"/>
                  </v:shape>
                  <v:shape id="Freeform 51" o:spid="_x0000_s1069" style="position:absolute;left:8328;top:1361;width:641;height:355;visibility:visible;mso-wrap-style:square;v-text-anchor:top" coordsize="641,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" path="m641,141l490,r,141l641,141xe" stroked="f">
                    <v:path arrowok="t" o:connecttype="custom" o:connectlocs="641,1502;490,1361;490,1502;641,1502" o:connectangles="0,0,0,0"/>
                  </v:shape>
                </v:group>
                <v:group id="Group 48" o:spid="_x0000_s1070" style="position:absolute;left:8328;top:1150;width:641;height:566" coordorigin="8328,1150" coordsize="641,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Freeform 49" o:spid="_x0000_s1071" style="position:absolute;left:8328;top:1150;width:641;height:566;visibility:visible;mso-wrap-style:square;v-text-anchor:top" coordsize="641,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" path="m264,249l113,,338,144,528,36,490,211,641,352r-226,l338,566,264,352,,352,264,249xe" filled="f" strokeweight=".1384mm">
                    <v:path arrowok="t" o:connecttype="custom" o:connectlocs="264,1399;113,1150;338,1294;528,1186;490,1361;641,1502;415,1502;338,1716;264,1502;0,1502;264,1399" o:connectangles="0,0,0,0,0,0,0,0,0,0,0"/>
                  </v:shape>
                </v:group>
                <v:group id="Group 44" o:spid="_x0000_s1072" style="position:absolute;left:6792;top:1502;width:374;height:358" coordorigin="6792,1502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reeform 47" o:spid="_x0000_s1073" style="position:absolute;left:6792;top:1502;width:374;height:358;visibility:visible;mso-wrap-style:square;v-text-anchor:top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" path="m374,144l226,108,187,,149,108,,108r113,72l113,285r74,-71l262,309r,-129l374,144xe" fillcolor="#ffff35" stroked="f">
                    <v:path arrowok="t" o:connecttype="custom" o:connectlocs="374,1646;226,1610;187,1502;149,1610;0,1610;113,1682;113,1787;187,1716;262,1811;262,1682;374,1646" o:connectangles="0,0,0,0,0,0,0,0,0,0,0"/>
                  </v:shape>
                  <v:shape id="Freeform 46" o:spid="_x0000_s1074" style="position:absolute;left:6792;top:1502;width:374;height:358;visibility:visible;mso-wrap-style:square;v-text-anchor:top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" path="m113,285r,-105l74,322r39,-37xe" fillcolor="#ffff35" stroked="f">
                    <v:path arrowok="t" o:connecttype="custom" o:connectlocs="113,1787;113,1682;74,1824;113,1787" o:connectangles="0,0,0,0"/>
                  </v:shape>
                  <v:shape id="Freeform 45" o:spid="_x0000_s1075" style="position:absolute;left:6792;top:1502;width:374;height:358;visibility:visible;mso-wrap-style:square;v-text-anchor:top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" path="m300,358l262,180r,129l300,358xe" fillcolor="#ffff35" stroked="f">
                    <v:path arrowok="t" o:connecttype="custom" o:connectlocs="300,1860;262,1682;262,1811;300,1860" o:connectangles="0,0,0,0"/>
                  </v:shape>
                </v:group>
                <v:group id="Group 42" o:spid="_x0000_s1076" style="position:absolute;left:6792;top:1502;width:374;height:358" coordorigin="6792,1502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Freeform 43" o:spid="_x0000_s1077" style="position:absolute;left:6792;top:1502;width:374;height:358;visibility:visible;mso-wrap-style:square;v-text-anchor:top" coordsize="374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" path="m187,214l74,322,113,180,,108r149,l187,r39,108l374,144,262,180r38,178l187,214xe" filled="f" strokeweight=".1387mm">
                    <v:path arrowok="t" o:connecttype="custom" o:connectlocs="187,1716;74,1824;113,1682;0,1610;149,1610;187,1502;226,1610;374,1646;262,1682;300,1860;187,1716" o:connectangles="0,0,0,0,0,0,0,0,0,0,0"/>
                  </v:shape>
                </v:group>
                <v:group id="Group 38" o:spid="_x0000_s1078" style="position:absolute;left:7906;top:1320;width:274;height:149" coordorigin="7906,1320" coordsize="27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Freeform 41" o:spid="_x0000_s1079" style="position:absolute;left:7906;top:1320;width:274;height:149;visibility:visible;mso-wrap-style:square;v-text-anchor:top" coordsize="27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" path="m98,45l98,,,62,98,45xe" fillcolor="#ffff35" stroked="f">
                    <v:path arrowok="t" o:connecttype="custom" o:connectlocs="98,1365;98,1320;0,1382;98,1365" o:connectangles="0,0,0,0"/>
                  </v:shape>
                  <v:shape id="Freeform 40" o:spid="_x0000_s1080" style="position:absolute;left:7906;top:1320;width:274;height:149;visibility:visible;mso-wrap-style:square;v-text-anchor:top" coordsize="27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" path="m237,-65r-77,39l62,-94,98,r,45l124,41r,108l180,60r21,4l201,7r36,-72xe" fillcolor="#ffff35" stroked="f">
                    <v:path arrowok="t" o:connecttype="custom" o:connectlocs="237,1255;160,1294;62,1226;98,1320;98,1365;124,1361;124,1469;180,1380;201,1384;201,1327;237,1255" o:connectangles="0,0,0,0,0,0,0,0,0,0,0"/>
                  </v:shape>
                  <v:shape id="Freeform 39" o:spid="_x0000_s1081" style="position:absolute;left:7906;top:1320;width:274;height:149;visibility:visible;mso-wrap-style:square;v-text-anchor:top" coordsize="274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" path="m273,79l201,7r,57l273,79xe" fillcolor="#ffff35" stroked="f">
                    <v:path arrowok="t" o:connecttype="custom" o:connectlocs="273,1399;201,1327;201,1384;273,1399" o:connectangles="0,0,0,0"/>
                  </v:shape>
                </v:group>
                <v:group id="Group 36" o:spid="_x0000_s1082" style="position:absolute;left:7906;top:1226;width:274;height:242" coordorigin="7906,1226" coordsize="27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Freeform 37" o:spid="_x0000_s1083" style="position:absolute;left:7906;top:1226;width:274;height:242;visibility:visible;mso-wrap-style:square;v-text-anchor:top" coordsize="274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" path="m124,135l,156,98,94,62,r98,68l237,29r-36,72l273,173,180,154r-56,89l124,135xe" filled="f" strokeweight=".1384mm">
                    <v:path arrowok="t" o:connecttype="custom" o:connectlocs="124,1361;0,1382;98,1320;62,1226;160,1294;237,1255;201,1327;273,1399;180,1380;124,1469;124,1361" o:connectangles="0,0,0,0,0,0,0,0,0,0,0"/>
                  </v:shape>
                </v:group>
                <v:group id="Group 32" o:spid="_x0000_s1084" style="position:absolute;left:6905;top:2071;width:226;height:214" coordorigin="6905,2071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Freeform 35" o:spid="_x0000_s1085" style="position:absolute;left:6905;top:2071;width:226;height:214;visibility:visible;mso-wrap-style:square;v-text-anchor:top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" path="m225,72r-76,l113,,74,72,,72r74,36l74,179r39,-35l149,178r,-70l225,72xe" stroked="f">
                    <v:path arrowok="t" o:connecttype="custom" o:connectlocs="225,2143;149,2143;113,2071;74,2143;0,2143;74,2179;74,2250;113,2215;149,2249;149,2179;225,2143" o:connectangles="0,0,0,0,0,0,0,0,0,0,0"/>
                  </v:shape>
                  <v:shape id="Freeform 34" o:spid="_x0000_s1086" style="position:absolute;left:6905;top:2071;width:226;height:214;visibility:visible;mso-wrap-style:square;v-text-anchor:top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" path="m74,179r,-71l36,214,74,179xe" stroked="f">
                    <v:path arrowok="t" o:connecttype="custom" o:connectlocs="74,2250;74,2179;36,2285;74,2250" o:connectangles="0,0,0,0"/>
                  </v:shape>
                  <v:shape id="Freeform 33" o:spid="_x0000_s1087" style="position:absolute;left:6905;top:2071;width:226;height:214;visibility:visible;mso-wrap-style:square;v-text-anchor:top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" path="m187,214l149,108r,70l187,214xe" stroked="f">
                    <v:path arrowok="t" o:connecttype="custom" o:connectlocs="187,2285;149,2179;149,2249;187,2285" o:connectangles="0,0,0,0"/>
                  </v:shape>
                </v:group>
                <v:group id="Group 30" o:spid="_x0000_s1088" style="position:absolute;left:6905;top:2071;width:226;height:214" coordorigin="6905,2071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shape id="Freeform 31" o:spid="_x0000_s1089" style="position:absolute;left:6905;top:2071;width:226;height:214;visibility:visible;mso-wrap-style:square;v-text-anchor:top" coordsize="226,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" path="m113,144l36,214,74,108,,72r74,l113,r36,72l225,72r-76,36l187,214,113,144xe" filled="f" strokeweight=".1387mm">
                    <v:path arrowok="t" o:connecttype="custom" o:connectlocs="113,2215;36,2285;74,2179;0,2143;74,2143;113,2071;149,2143;225,2143;149,2179;187,2285;113,2215" o:connectangles="0,0,0,0,0,0,0,0,0,0,0"/>
                  </v:shape>
                </v:group>
                <v:group id="Group 26" o:spid="_x0000_s1090" style="position:absolute;left:8292;top:2143;width:226;height:142" coordorigin="8292,2143" coordsize="226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Freeform 29" o:spid="_x0000_s1091" style="position:absolute;left:8292;top:2143;width:226;height:142;visibility:visible;mso-wrap-style:square;v-text-anchor:top" coordsize="226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" path="m77,48l77,,,72,77,48xe" stroked="f">
                    <v:path arrowok="t"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o-wrap-style:square;v-text-anchor:top" coordsize="226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" path="m190,-72r-77,39l36,-105,77,r,48l113,36r,106l149,36,149,r41,-72xe" stroked="f">
                    <v:path arrowok="t" o:connecttype="custom" o:connectlocs="190,2071;113,2110;36,2038;77,2143;77,2191;113,2179;113,2285;149,2179;149,2143;190,2071" o:connectangles="0,0,0,0,0,0,0,0,0,0"/>
                  </v:shape>
                  <v:shape id="Freeform 27" o:spid="_x0000_s1093" style="position:absolute;left:8292;top:2143;width:226;height:142;visibility:visible;mso-wrap-style:square;v-text-anchor:top" coordsize="226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" path="m226,36l149,r,36l226,36xe" stroked="f">
                    <v:path arrowok="t" o:connecttype="custom" o:connectlocs="226,2179;149,2143;149,2179;226,2179" o:connectangles="0,0,0,0"/>
                  </v:shape>
                </v:group>
                <v:group id="Group 24" o:spid="_x0000_s1094" style="position:absolute;left:8292;top:2038;width:226;height:247" coordorigin="8292,2038" coordsize="226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shape id="Freeform 25" o:spid="_x0000_s1095" style="position:absolute;left:8292;top:2038;width:226;height:247;visibility:visible;mso-wrap-style:square;v-text-anchor:top" coordsize="226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" path="m113,141l,177,77,105,36,r77,72l190,33r-41,72l226,141r-77,l113,247r,-106xe" filled="f" strokeweight=".13917mm">
                    <v:path arrowok="t" o:connecttype="custom" o:connectlocs="113,2179;0,2215;77,2143;36,2038;113,2110;190,2071;149,2143;226,2179;149,2179;113,2285;113,2179" o:connectangles="0,0,0,0,0,0,0,0,0,0,0"/>
                  </v:shape>
                </v:group>
                <v:group id="Group 20" o:spid="_x0000_s1096" style="position:absolute;left:8606;top:2203;width:250;height:262" coordorigin="8606,2203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Freeform 23" o:spid="_x0000_s1097" style="position:absolute;left:8606;top:2203;width:250;height:262;visibility:visible;mso-wrap-style:square;v-text-anchor:top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" path="m250,120l173,106,137,,99,106,,120r89,36l89,220r48,-30l173,225r,-71l250,120xe" fillcolor="#ffff35" stroked="f">
                    <v:path arrowok="t" o:connecttype="custom" o:connectlocs="250,2323;173,2309;137,2203;99,2309;0,2323;89,2359;89,2423;137,2393;173,2428;173,2357;250,2323" o:connectangles="0,0,0,0,0,0,0,0,0,0,0"/>
                  </v:shape>
                  <v:shape id="Freeform 22" o:spid="_x0000_s1098" style="position:absolute;left:8606;top:2203;width:250;height:262;visibility:visible;mso-wrap-style:square;v-text-anchor:top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" path="m89,220r,-64l24,262,89,220xe" fillcolor="#ffff35" stroked="f">
                    <v:path arrowok="t" o:connecttype="custom" o:connectlocs="89,2423;89,2359;24,2465;89,2423" o:connectangles="0,0,0,0"/>
                  </v:shape>
                  <v:shape id="Freeform 21" o:spid="_x0000_s1099" style="position:absolute;left:8606;top:2203;width:250;height:262;visibility:visible;mso-wrap-style:square;v-text-anchor:top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" path="m212,262l173,154r,71l212,262xe" fillcolor="#ffff35" stroked="f">
                    <v:path arrowok="t" o:connecttype="custom" o:connectlocs="212,2465;173,2357;173,2428;212,2465" o:connectangles="0,0,0,0"/>
                  </v:shape>
                </v:group>
                <v:group id="Group 18" o:spid="_x0000_s1100" style="position:absolute;left:8606;top:2203;width:250;height:262" coordorigin="8606,2203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shape id="Freeform 19" o:spid="_x0000_s1101" style="position:absolute;left:8606;top:2203;width:250;height:262;visibility:visible;mso-wrap-style:square;v-text-anchor:top" coordsize="250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" path="m137,190l24,262,89,156,,120,99,106,137,r36,106l250,120r-77,34l212,262,137,190xe" filled="f" strokeweight=".13903mm">
                    <v:path arrowok="t" o:connecttype="custom" o:connectlocs="137,2393;24,2465;89,2359;0,2323;99,2309;137,2203;173,2309;250,2323;173,2357;212,2465;137,2393" o:connectangles="0,0,0,0,0,0,0,0,0,0,0"/>
                  </v:shape>
                </v:group>
                <v:group id="Group 14" o:spid="_x0000_s1102" style="position:absolute;left:8016;top:2748;width:372;height:353" coordorigin="8016,2748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Freeform 17" o:spid="_x0000_s1103" style="position:absolute;left:8016;top:2748;width:372;height:353;visibility:visible;mso-wrap-style:square;v-text-anchor:top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" path="m372,139l240,137,199,,144,125,,120r115,79l115,307r84,-60l269,312r,-108l372,139xe" fillcolor="#ff161b" stroked="f">
                    <v:path arrowok="t" o:connecttype="custom" o:connectlocs="372,2887;240,2885;199,2748;144,2873;0,2868;115,2947;115,3055;199,2995;269,3060;269,2952;372,2887" o:connectangles="0,0,0,0,0,0,0,0,0,0,0"/>
                  </v:shape>
                  <v:shape id="Freeform 16" o:spid="_x0000_s1104" style="position:absolute;left:8016;top:2748;width:372;height:353;visibility:visible;mso-wrap-style:square;v-text-anchor:top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" path="m115,307r,-108l50,353r65,-46xe" fillcolor="#ff161b" stroked="f">
                    <v:path arrowok="t" o:connecttype="custom" o:connectlocs="115,3055;115,2947;50,3101;115,3055" o:connectangles="0,0,0,0"/>
                  </v:shape>
                  <v:shape id="Freeform 15" o:spid="_x0000_s1105" style="position:absolute;left:8016;top:2748;width:372;height:353;visibility:visible;mso-wrap-style:square;v-text-anchor:top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" path="m312,353l269,204r,108l312,353xe" fillcolor="#ff161b" stroked="f">
                    <v:path arrowok="t" o:connecttype="custom" o:connectlocs="312,3101;269,2952;269,3060;312,3101" o:connectangles="0,0,0,0"/>
                  </v:shape>
                </v:group>
                <v:group id="Group 12" o:spid="_x0000_s1106" style="position:absolute;left:8016;top:2748;width:372;height:353" coordorigin="8016,2748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shape id="Freeform 13" o:spid="_x0000_s1107" style="position:absolute;left:8016;top:2748;width:372;height:353;visibility:visible;mso-wrap-style:square;v-text-anchor:top" coordsize="372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" path="m199,247l50,353,115,199,,120r144,5l199,r41,137l372,139,269,204r43,149l199,247xe" filled="f" strokeweight=".1387mm">
                    <v:path arrowok="t" o:connecttype="custom" o:connectlocs="199,2995;50,3101;115,2947;0,2868;144,2873;199,2748;240,2885;372,2887;269,2952;312,3101;199,2995" o:connectangles="0,0,0,0,0,0,0,0,0,0,0"/>
                  </v:shape>
                </v:group>
                <v:group id="Group 9" o:spid="_x0000_s1108" style="position:absolute;left:6756;top:2753;width:598;height:314" coordorigin="6756,2753" coordsize="598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Freeform 11" o:spid="_x0000_s1109" style="position:absolute;left:6756;top:2753;width:598;height:314;visibility:visible;mso-wrap-style:square;v-text-anchor:top" coordsize="598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" path="m199,130l199,,,173,199,130xe" fillcolor="#0f208c" stroked="f">
                    <v:path arrowok="t" o:connecttype="custom" o:connectlocs="199,2883;199,2753;0,2926;199,2883" o:connectangles="0,0,0,0"/>
                  </v:shape>
                  <v:shape id="Freeform 10" o:spid="_x0000_s1110" style="position:absolute;left:6756;top:2753;width:598;height:314;visibility:visible;mso-wrap-style:square;v-text-anchor:top" coordsize="598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" path="m598,29l410,-41r,-214l262,-113,36,-183,199,r,130l259,117,374,314,398,86,598,29xe" fillcolor="#0f208c" stroked="f">
                    <v:path arrowok="t" o:connecttype="custom" o:connectlocs="598,2782;410,2712;410,2498;262,2640;36,2570;199,2753;199,2883;259,2870;374,3067;398,2839;598,2782" o:connectangles="0,0,0,0,0,0,0,0,0,0,0"/>
                  </v:shape>
                </v:group>
                <v:group id="Group 7" o:spid="_x0000_s1111" style="position:absolute;left:6756;top:2498;width:598;height:569" coordorigin="6756,2498" coordsize="598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Freeform 8" o:spid="_x0000_s1112" style="position:absolute;left:6756;top:2498;width:598;height:569;visibility:visible;mso-wrap-style:square;v-text-anchor:top" coordsize="598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" path="m199,255l36,72r226,70l410,r,214l598,284,398,341,374,569,259,372,,428,199,255xe" filled="f" strokeweight=".1387mm">
                    <v:path arrowok="t" o:connecttype="custom" o:connectlocs="199,2753;36,2570;262,2640;410,2498;410,2712;598,2782;398,2839;374,3067;259,2870;0,2926;199,2753" o:connectangles="0,0,0,0,0,0,0,0,0,0,0"/>
                  </v:shape>
                </v:group>
                <w10:wrap anchorx="page" anchory="page"/>
              </v:group>
            </w:pict>
          </mc:Fallback>
        </mc:AlternateContent>
      </w:r>
    </w:p>
    <w:p w14:paraId="6C6B6E47" w14:textId="3EF598DF" w:rsidR="003D67BE" w:rsidRPr="004978A2" w:rsidRDefault="000560E2" w:rsidP="007B54C2">
      <w:pPr>
        <w:spacing w:line="945" w:lineRule="exact"/>
        <w:rPr>
          <w:rFonts w:ascii="Comic Sans MS" w:eastAsia="Arial" w:hAnsi="Comic Sans MS" w:cs="Arial"/>
          <w:sz w:val="96"/>
          <w:szCs w:val="96"/>
        </w:rPr>
      </w:pPr>
      <w:r w:rsidRPr="00213CDA">
        <w:rPr>
          <w:rFonts w:ascii="Comic Sans MS" w:hAnsi="Comic Sans MS"/>
          <w:noProof/>
          <w:sz w:val="16"/>
          <w:szCs w:val="16"/>
        </w:rPr>
        <w:drawing>
          <wp:anchor distT="0" distB="0" distL="114300" distR="114300" simplePos="0" relativeHeight="251672064" behindDoc="0" locked="0" layoutInCell="1" allowOverlap="1" wp14:anchorId="2F13FE28" wp14:editId="2D0A081E">
            <wp:simplePos x="0" y="0"/>
            <wp:positionH relativeFrom="column">
              <wp:posOffset>-1071464</wp:posOffset>
            </wp:positionH>
            <wp:positionV relativeFrom="paragraph">
              <wp:posOffset>245405</wp:posOffset>
            </wp:positionV>
            <wp:extent cx="2558490" cy="1737360"/>
            <wp:effectExtent l="19050" t="19050" r="13335" b="15240"/>
            <wp:wrapSquare wrapText="bothSides"/>
            <wp:docPr id="289" name="Picture 289" descr="C:\Users\aadams\AppData\Local\Microsoft\Windows\Temporary Internet Files\Content.Outlook\S3NDNXG9\iStock_000004263366Large asian girl for PHF purcha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dams\AppData\Local\Microsoft\Windows\Temporary Internet Files\Content.Outlook\S3NDNXG9\iStock_000004263366Large asian girl for PHF purchase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90" cy="173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4C2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 xml:space="preserve">  </w:t>
      </w:r>
      <w:del w:id="0" w:author="Fong RERHANG" w:date="2021-06-13T20:16:00Z">
        <w:r w:rsidR="007B54C2" w:rsidDel="00D80A4E">
          <w:rPr>
            <w:rFonts w:ascii="Comic Sans MS" w:eastAsia="Arial" w:hAnsi="Comic Sans MS" w:cs="Arial"/>
            <w:color w:val="FF0000"/>
            <w:spacing w:val="-2"/>
            <w:w w:val="105"/>
            <w:sz w:val="96"/>
            <w:szCs w:val="96"/>
          </w:rPr>
          <w:delText>Tu</w:delText>
        </w:r>
        <w:r w:rsidR="00876EAE" w:rsidDel="00D80A4E">
          <w:rPr>
            <w:rFonts w:ascii="Comic Sans MS" w:eastAsia="Arial" w:hAnsi="Comic Sans MS" w:cs="Arial"/>
            <w:color w:val="FF0000"/>
            <w:spacing w:val="-2"/>
            <w:w w:val="105"/>
            <w:sz w:val="96"/>
            <w:szCs w:val="96"/>
          </w:rPr>
          <w:delText>b</w:delText>
        </w:r>
      </w:del>
      <w:del w:id="1" w:author="Fong RERHANG" w:date="2021-06-13T20:17:00Z">
        <w:r w:rsidR="007B54C2" w:rsidDel="00D80A4E">
          <w:rPr>
            <w:rFonts w:ascii="Comic Sans MS" w:eastAsia="Arial" w:hAnsi="Comic Sans MS" w:cs="Arial"/>
            <w:color w:val="FF0000"/>
            <w:spacing w:val="-2"/>
            <w:w w:val="105"/>
            <w:sz w:val="96"/>
            <w:szCs w:val="96"/>
          </w:rPr>
          <w:delText xml:space="preserve"> Hluas</w:delText>
        </w:r>
      </w:del>
    </w:p>
    <w:p w14:paraId="70729127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76376CA4" w14:textId="77777777" w:rsidR="003D67BE" w:rsidRPr="004978A2" w:rsidRDefault="003D67BE">
      <w:pPr>
        <w:spacing w:before="6" w:line="200" w:lineRule="exact"/>
        <w:rPr>
          <w:rFonts w:ascii="Comic Sans MS" w:hAnsi="Comic Sans MS"/>
          <w:sz w:val="20"/>
          <w:szCs w:val="20"/>
        </w:rPr>
      </w:pPr>
    </w:p>
    <w:p w14:paraId="474FC9F0" w14:textId="12D4E82A" w:rsidR="003D67BE" w:rsidRPr="004978A2" w:rsidRDefault="00D21809" w:rsidP="00D21809">
      <w:pPr>
        <w:ind w:right="1"/>
        <w:rPr>
          <w:rFonts w:ascii="Comic Sans MS" w:eastAsia="Arial" w:hAnsi="Comic Sans MS" w:cs="Arial"/>
          <w:sz w:val="96"/>
          <w:szCs w:val="96"/>
        </w:rPr>
      </w:pPr>
      <w:r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 xml:space="preserve"> </w:t>
      </w:r>
      <w:proofErr w:type="spellStart"/>
      <w:r w:rsidR="001969DC" w:rsidRPr="004978A2"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>T</w:t>
      </w:r>
      <w:r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>eeb</w:t>
      </w:r>
      <w:proofErr w:type="spellEnd"/>
      <w:r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 xml:space="preserve"> </w:t>
      </w:r>
      <w:proofErr w:type="spellStart"/>
      <w:r>
        <w:rPr>
          <w:rFonts w:ascii="Comic Sans MS" w:eastAsia="Arial" w:hAnsi="Comic Sans MS" w:cs="Arial"/>
          <w:color w:val="FF0000"/>
          <w:spacing w:val="-2"/>
          <w:w w:val="105"/>
          <w:sz w:val="96"/>
          <w:szCs w:val="96"/>
        </w:rPr>
        <w:t>Meem</w:t>
      </w:r>
      <w:proofErr w:type="spellEnd"/>
      <w:ins w:id="2" w:author="Fong RERHANG" w:date="2021-06-13T20:17:00Z">
        <w:r w:rsidR="00D80A4E">
          <w:rPr>
            <w:rFonts w:ascii="Comic Sans MS" w:eastAsia="Arial" w:hAnsi="Comic Sans MS" w:cs="Arial"/>
            <w:color w:val="FF0000"/>
            <w:spacing w:val="-2"/>
            <w:w w:val="105"/>
            <w:sz w:val="96"/>
            <w:szCs w:val="96"/>
          </w:rPr>
          <w:t xml:space="preserve"> </w:t>
        </w:r>
        <w:proofErr w:type="spellStart"/>
        <w:r w:rsidR="00D80A4E">
          <w:rPr>
            <w:rFonts w:ascii="Comic Sans MS" w:eastAsia="Arial" w:hAnsi="Comic Sans MS" w:cs="Arial"/>
            <w:color w:val="FF0000"/>
            <w:spacing w:val="-2"/>
            <w:w w:val="105"/>
            <w:sz w:val="96"/>
            <w:szCs w:val="96"/>
          </w:rPr>
          <w:t>Cov</w:t>
        </w:r>
        <w:proofErr w:type="spellEnd"/>
        <w:r w:rsidR="00D80A4E">
          <w:rPr>
            <w:rFonts w:ascii="Comic Sans MS" w:eastAsia="Arial" w:hAnsi="Comic Sans MS" w:cs="Arial"/>
            <w:color w:val="FF0000"/>
            <w:spacing w:val="-2"/>
            <w:w w:val="105"/>
            <w:sz w:val="96"/>
            <w:szCs w:val="96"/>
          </w:rPr>
          <w:t xml:space="preserve"> </w:t>
        </w:r>
        <w:proofErr w:type="spellStart"/>
        <w:r w:rsidR="00D80A4E">
          <w:rPr>
            <w:rFonts w:ascii="Comic Sans MS" w:eastAsia="Arial" w:hAnsi="Comic Sans MS" w:cs="Arial"/>
            <w:color w:val="FF0000"/>
            <w:spacing w:val="-2"/>
            <w:w w:val="105"/>
            <w:sz w:val="96"/>
            <w:szCs w:val="96"/>
          </w:rPr>
          <w:t>Hluas</w:t>
        </w:r>
      </w:ins>
      <w:proofErr w:type="spellEnd"/>
      <w:r w:rsidR="001969DC" w:rsidRPr="004978A2">
        <w:rPr>
          <w:rFonts w:ascii="Comic Sans MS" w:eastAsia="Arial" w:hAnsi="Comic Sans MS" w:cs="Arial"/>
          <w:color w:val="FF0000"/>
          <w:w w:val="105"/>
          <w:sz w:val="96"/>
          <w:szCs w:val="96"/>
        </w:rPr>
        <w:t>.</w:t>
      </w:r>
    </w:p>
    <w:p w14:paraId="5B02C77D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14ABF54F" w14:textId="77777777" w:rsidR="003D67BE" w:rsidRPr="004978A2" w:rsidRDefault="00561A4A">
      <w:pPr>
        <w:spacing w:line="200" w:lineRule="exact"/>
        <w:rPr>
          <w:rFonts w:ascii="Comic Sans MS" w:hAnsi="Comic Sans MS"/>
          <w:sz w:val="20"/>
          <w:szCs w:val="20"/>
        </w:rPr>
      </w:pPr>
      <w:r w:rsidRPr="00570EE8">
        <w:rPr>
          <w:rFonts w:ascii="Comic Sans MS" w:hAnsi="Comic Sans MS"/>
          <w:noProof/>
          <w:color w:val="000000"/>
          <w:w w:val="110"/>
          <w:szCs w:val="23"/>
        </w:rPr>
        <w:drawing>
          <wp:anchor distT="0" distB="0" distL="114300" distR="114300" simplePos="0" relativeHeight="251663872" behindDoc="0" locked="0" layoutInCell="1" allowOverlap="1" wp14:anchorId="74E63A97" wp14:editId="3F62AEF0">
            <wp:simplePos x="0" y="0"/>
            <wp:positionH relativeFrom="column">
              <wp:posOffset>-1068070</wp:posOffset>
            </wp:positionH>
            <wp:positionV relativeFrom="paragraph">
              <wp:posOffset>149225</wp:posOffset>
            </wp:positionV>
            <wp:extent cx="2558415" cy="1737360"/>
            <wp:effectExtent l="19050" t="19050" r="13335" b="15240"/>
            <wp:wrapSquare wrapText="bothSides"/>
            <wp:docPr id="95" name="Picture 95" descr="H:\central-star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central-star-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"/>
                    <a:stretch/>
                  </pic:blipFill>
                  <pic:spPr bwMode="auto">
                    <a:xfrm>
                      <a:off x="0" y="0"/>
                      <a:ext cx="2558415" cy="173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E8495" w14:textId="77777777" w:rsidR="003D67BE" w:rsidRPr="004978A2" w:rsidRDefault="003D67BE">
      <w:pPr>
        <w:spacing w:line="200" w:lineRule="exact"/>
        <w:rPr>
          <w:rFonts w:ascii="Comic Sans MS" w:hAnsi="Comic Sans MS"/>
          <w:sz w:val="20"/>
          <w:szCs w:val="20"/>
        </w:rPr>
      </w:pPr>
    </w:p>
    <w:p w14:paraId="10611A67" w14:textId="77777777" w:rsidR="003D67BE" w:rsidRPr="004978A2" w:rsidRDefault="003D67BE">
      <w:pPr>
        <w:spacing w:before="1" w:line="280" w:lineRule="exact"/>
        <w:rPr>
          <w:rFonts w:ascii="Comic Sans MS" w:hAnsi="Comic Sans MS"/>
          <w:sz w:val="28"/>
          <w:szCs w:val="28"/>
        </w:rPr>
      </w:pPr>
    </w:p>
    <w:p w14:paraId="783EA5D3" w14:textId="51E23B3A" w:rsidR="003D67BE" w:rsidRDefault="001B5E1F" w:rsidP="001B5E1F">
      <w:pPr>
        <w:pStyle w:val="Heading1"/>
        <w:ind w:left="1"/>
        <w:jc w:val="both"/>
        <w:rPr>
          <w:ins w:id="3" w:author="Fong RERHANG" w:date="2021-06-13T20:18:00Z"/>
          <w:rFonts w:ascii="Comic Sans MS" w:hAnsi="Comic Sans MS"/>
          <w:color w:val="00007F"/>
          <w:w w:val="115"/>
          <w:sz w:val="34"/>
          <w:szCs w:val="34"/>
        </w:rPr>
      </w:pP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Lub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Chaw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Nruab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Nrab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Saib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Xyuas</w:t>
      </w:r>
      <w:proofErr w:type="spellEnd"/>
      <w:r w:rsidRPr="001B5E1F">
        <w:rPr>
          <w:rFonts w:ascii="Comic Sans MS" w:hAnsi="Comic Sans MS"/>
          <w:color w:val="00007F"/>
          <w:w w:val="115"/>
          <w:sz w:val="34"/>
          <w:szCs w:val="34"/>
        </w:rPr>
        <w:t xml:space="preserve"> Kev Mob </w:t>
      </w:r>
      <w:proofErr w:type="spellStart"/>
      <w:r w:rsidRPr="001B5E1F">
        <w:rPr>
          <w:rFonts w:ascii="Comic Sans MS" w:hAnsi="Comic Sans MS"/>
          <w:color w:val="00007F"/>
          <w:w w:val="115"/>
          <w:sz w:val="34"/>
          <w:szCs w:val="34"/>
        </w:rPr>
        <w:t>Hlwb</w:t>
      </w:r>
      <w:proofErr w:type="spellEnd"/>
      <w:ins w:id="4" w:author="Fong RERHANG" w:date="2021-06-13T20:18:00Z">
        <w:r w:rsidR="00D80A4E">
          <w:rPr>
            <w:rFonts w:ascii="Comic Sans MS" w:hAnsi="Comic Sans MS"/>
            <w:color w:val="00007F"/>
            <w:w w:val="115"/>
            <w:sz w:val="34"/>
            <w:szCs w:val="34"/>
          </w:rPr>
          <w:t xml:space="preserve"> </w:t>
        </w:r>
      </w:ins>
    </w:p>
    <w:p w14:paraId="6F071362" w14:textId="70B17610" w:rsidR="00D80A4E" w:rsidRPr="00D80A4E" w:rsidRDefault="00D80A4E" w:rsidP="00D80A4E">
      <w:pPr>
        <w:pStyle w:val="Default"/>
        <w:rPr>
          <w:rPrChange w:id="5" w:author="Fong RERHANG" w:date="2021-06-13T20:19:00Z">
            <w:rPr>
              <w:rFonts w:ascii="Comic Sans MS" w:hAnsi="Comic Sans MS"/>
              <w:sz w:val="34"/>
              <w:szCs w:val="34"/>
            </w:rPr>
          </w:rPrChange>
        </w:rPr>
        <w:pPrChange w:id="6" w:author="Fong RERHANG" w:date="2021-06-13T20:19:00Z">
          <w:pPr>
            <w:pStyle w:val="Heading1"/>
            <w:ind w:left="1"/>
            <w:jc w:val="both"/>
          </w:pPr>
        </w:pPrChange>
      </w:pPr>
      <w:ins w:id="7" w:author="Fong RERHANG" w:date="2021-06-13T20:18:00Z">
        <w:r>
          <w:rPr>
            <w:color w:val="00007F"/>
            <w:w w:val="115"/>
            <w:sz w:val="34"/>
            <w:szCs w:val="34"/>
          </w:rPr>
          <w:t>(Central Star Psychiatric Health Facility)</w:t>
        </w:r>
      </w:ins>
    </w:p>
    <w:p w14:paraId="166C89A3" w14:textId="49A3708B" w:rsidR="003D67BE" w:rsidRPr="00C1438F" w:rsidDel="00D80A4E" w:rsidRDefault="001969DC">
      <w:pPr>
        <w:pStyle w:val="BodyText"/>
        <w:spacing w:before="4"/>
        <w:ind w:left="0"/>
        <w:jc w:val="center"/>
        <w:rPr>
          <w:del w:id="8" w:author="Fong RERHANG" w:date="2021-06-13T20:20:00Z"/>
          <w:rFonts w:ascii="Comic Sans MS" w:hAnsi="Comic Sans MS" w:cs="Arial"/>
          <w:sz w:val="22"/>
          <w:szCs w:val="22"/>
        </w:rPr>
      </w:pPr>
      <w:r w:rsidRPr="00C1438F">
        <w:rPr>
          <w:rFonts w:ascii="Comic Sans MS" w:hAnsi="Comic Sans MS" w:cs="Arial"/>
          <w:color w:val="323299"/>
          <w:spacing w:val="-1"/>
          <w:w w:val="110"/>
          <w:sz w:val="22"/>
          <w:szCs w:val="22"/>
        </w:rPr>
        <w:t>441</w:t>
      </w:r>
      <w:r w:rsidRPr="00C1438F">
        <w:rPr>
          <w:rFonts w:ascii="Comic Sans MS" w:hAnsi="Comic Sans MS" w:cs="Arial"/>
          <w:color w:val="323299"/>
          <w:w w:val="110"/>
          <w:sz w:val="22"/>
          <w:szCs w:val="22"/>
        </w:rPr>
        <w:t xml:space="preserve">1 E. </w:t>
      </w:r>
      <w:r w:rsidR="00ED2CC0" w:rsidRPr="00C1438F">
        <w:rPr>
          <w:rFonts w:ascii="Comic Sans MS" w:hAnsi="Comic Sans MS" w:cs="Arial"/>
          <w:color w:val="323299"/>
          <w:w w:val="110"/>
          <w:sz w:val="22"/>
          <w:szCs w:val="22"/>
        </w:rPr>
        <w:t>Kings</w:t>
      </w:r>
      <w:r w:rsidRPr="00C1438F">
        <w:rPr>
          <w:rFonts w:ascii="Comic Sans MS" w:hAnsi="Comic Sans MS" w:cs="Arial"/>
          <w:color w:val="323299"/>
          <w:w w:val="110"/>
          <w:sz w:val="22"/>
          <w:szCs w:val="22"/>
        </w:rPr>
        <w:t xml:space="preserve"> Canyon Rd. Fresno, CA. 93702 (559) 600-2382</w:t>
      </w:r>
    </w:p>
    <w:p w14:paraId="5CE900F7" w14:textId="77777777" w:rsidR="003D67BE" w:rsidRPr="004978A2" w:rsidDel="00D80A4E" w:rsidRDefault="003D67BE" w:rsidP="00D80A4E">
      <w:pPr>
        <w:pStyle w:val="BodyText"/>
        <w:spacing w:before="4"/>
        <w:ind w:left="0"/>
        <w:jc w:val="center"/>
        <w:rPr>
          <w:del w:id="9" w:author="Fong RERHANG" w:date="2021-06-13T20:20:00Z"/>
        </w:rPr>
        <w:pPrChange w:id="10" w:author="Fong RERHANG" w:date="2021-06-13T20:20:00Z">
          <w:pPr>
            <w:spacing w:line="200" w:lineRule="exact"/>
          </w:pPr>
        </w:pPrChange>
      </w:pPr>
    </w:p>
    <w:p w14:paraId="71D6D9E5" w14:textId="77777777" w:rsidR="003D67BE" w:rsidRPr="004978A2" w:rsidDel="00D80A4E" w:rsidRDefault="003D67BE">
      <w:pPr>
        <w:spacing w:line="200" w:lineRule="exact"/>
        <w:rPr>
          <w:del w:id="11" w:author="Fong RERHANG" w:date="2021-06-13T20:20:00Z"/>
          <w:rFonts w:ascii="Comic Sans MS" w:hAnsi="Comic Sans MS"/>
          <w:sz w:val="20"/>
          <w:szCs w:val="20"/>
        </w:rPr>
      </w:pPr>
    </w:p>
    <w:p w14:paraId="5A72220C" w14:textId="77777777" w:rsidR="003D67BE" w:rsidRPr="004978A2" w:rsidDel="00D80A4E" w:rsidRDefault="003D67BE">
      <w:pPr>
        <w:spacing w:before="9" w:line="220" w:lineRule="exact"/>
        <w:rPr>
          <w:del w:id="12" w:author="Fong RERHANG" w:date="2021-06-13T20:20:00Z"/>
          <w:rFonts w:ascii="Comic Sans MS" w:hAnsi="Comic Sans MS"/>
        </w:rPr>
      </w:pPr>
    </w:p>
    <w:p w14:paraId="679109F0" w14:textId="1C506E16" w:rsidR="003D67BE" w:rsidRPr="004978A2" w:rsidRDefault="00561A4A" w:rsidP="00D80A4E">
      <w:pPr>
        <w:ind w:right="3"/>
        <w:jc w:val="center"/>
        <w:rPr>
          <w:rFonts w:ascii="Comic Sans MS" w:eastAsia="Arial" w:hAnsi="Comic Sans MS" w:cs="Arial"/>
          <w:sz w:val="48"/>
          <w:szCs w:val="48"/>
        </w:rPr>
      </w:pPr>
      <w:r w:rsidRPr="00213CDA">
        <w:rPr>
          <w:rFonts w:ascii="Comic Sans MS" w:hAnsi="Comic Sans MS"/>
          <w:noProof/>
          <w:sz w:val="16"/>
          <w:szCs w:val="16"/>
        </w:rPr>
        <w:lastRenderedPageBreak/>
        <w:drawing>
          <wp:anchor distT="0" distB="0" distL="114300" distR="114300" simplePos="0" relativeHeight="251671040" behindDoc="0" locked="0" layoutInCell="1" allowOverlap="1" wp14:anchorId="47DDFF3C" wp14:editId="2A9576AB">
            <wp:simplePos x="0" y="0"/>
            <wp:positionH relativeFrom="column">
              <wp:posOffset>-1071880</wp:posOffset>
            </wp:positionH>
            <wp:positionV relativeFrom="paragraph">
              <wp:posOffset>486410</wp:posOffset>
            </wp:positionV>
            <wp:extent cx="2560320" cy="1730375"/>
            <wp:effectExtent l="19050" t="19050" r="11430" b="22225"/>
            <wp:wrapSquare wrapText="bothSides"/>
            <wp:docPr id="93" name="Picture 93" descr="C:\Users\aadams\AppData\Local\Microsoft\Windows\Temporary Internet Files\Content.Outlook\S3NDNXG9\iStock_000007148073Medium purchased boy basketball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dams\AppData\Local\Microsoft\Windows\Temporary Internet Files\Content.Outlook\S3NDNXG9\iStock_000007148073Medium purchased boy basketball (4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3" b="40081"/>
                    <a:stretch/>
                  </pic:blipFill>
                  <pic:spPr bwMode="auto">
                    <a:xfrm>
                      <a:off x="0" y="0"/>
                      <a:ext cx="2560320" cy="173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Phau </w:t>
      </w:r>
      <w:proofErr w:type="spellStart"/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>Ntawv</w:t>
      </w:r>
      <w:proofErr w:type="spellEnd"/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 </w:t>
      </w:r>
      <w:proofErr w:type="spellStart"/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>Qhia</w:t>
      </w:r>
      <w:proofErr w:type="spellEnd"/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 </w:t>
      </w:r>
      <w:r w:rsidR="009A2F4F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Rau </w:t>
      </w:r>
      <w:proofErr w:type="spellStart"/>
      <w:ins w:id="13" w:author="Fong RERHANG" w:date="2021-06-13T20:24:00Z">
        <w:r w:rsidR="00D80A4E">
          <w:rPr>
            <w:rFonts w:ascii="Comic Sans MS" w:eastAsia="Arial" w:hAnsi="Comic Sans MS" w:cs="Arial"/>
            <w:color w:val="FF0000"/>
            <w:w w:val="120"/>
            <w:sz w:val="48"/>
            <w:szCs w:val="48"/>
          </w:rPr>
          <w:t>Cov</w:t>
        </w:r>
      </w:ins>
      <w:proofErr w:type="spellEnd"/>
      <w:del w:id="14" w:author="Fong RERHANG" w:date="2021-06-13T20:24:00Z">
        <w:r w:rsidR="005707C6" w:rsidDel="00D80A4E">
          <w:rPr>
            <w:rFonts w:ascii="Comic Sans MS" w:eastAsia="Arial" w:hAnsi="Comic Sans MS" w:cs="Arial"/>
            <w:color w:val="FF0000"/>
            <w:w w:val="120"/>
            <w:sz w:val="48"/>
            <w:szCs w:val="48"/>
          </w:rPr>
          <w:delText>Tub</w:delText>
        </w:r>
      </w:del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 xml:space="preserve"> </w:t>
      </w:r>
      <w:proofErr w:type="spellStart"/>
      <w:r w:rsidR="001969DC" w:rsidRPr="004978A2">
        <w:rPr>
          <w:rFonts w:ascii="Comic Sans MS" w:eastAsia="Arial" w:hAnsi="Comic Sans MS" w:cs="Arial"/>
          <w:color w:val="FF0000"/>
          <w:w w:val="120"/>
          <w:sz w:val="48"/>
          <w:szCs w:val="48"/>
        </w:rPr>
        <w:t>Hluas</w:t>
      </w:r>
      <w:proofErr w:type="spellEnd"/>
    </w:p>
    <w:p w14:paraId="42372563" w14:textId="77777777" w:rsidR="003D67BE" w:rsidRPr="004978A2" w:rsidRDefault="003D67BE">
      <w:pPr>
        <w:jc w:val="center"/>
        <w:rPr>
          <w:rFonts w:ascii="Comic Sans MS" w:eastAsia="Arial" w:hAnsi="Comic Sans MS" w:cs="Arial"/>
          <w:sz w:val="48"/>
          <w:szCs w:val="48"/>
        </w:rPr>
        <w:sectPr w:rsidR="003D67BE" w:rsidRPr="004978A2" w:rsidSect="00213CDA">
          <w:type w:val="continuous"/>
          <w:pgSz w:w="15840" w:h="12240" w:orient="landscape"/>
          <w:pgMar w:top="450" w:right="2260" w:bottom="280" w:left="2260" w:header="720" w:footer="720" w:gutter="0"/>
          <w:cols w:space="720"/>
        </w:sectPr>
      </w:pPr>
    </w:p>
    <w:p w14:paraId="58A221B4" w14:textId="77777777" w:rsidR="00570EE8" w:rsidRDefault="00570EE8">
      <w:pPr>
        <w:pStyle w:val="Heading2"/>
        <w:rPr>
          <w:rFonts w:ascii="Comic Sans MS" w:hAnsi="Comic Sans MS"/>
          <w:color w:val="00007F"/>
          <w:spacing w:val="-2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36576" distB="36576" distL="36576" distR="36576" simplePos="0" relativeHeight="251665920" behindDoc="0" locked="0" layoutInCell="1" allowOverlap="1" wp14:anchorId="42F637BE" wp14:editId="7AC541A5">
            <wp:simplePos x="0" y="0"/>
            <wp:positionH relativeFrom="column">
              <wp:posOffset>132531</wp:posOffset>
            </wp:positionH>
            <wp:positionV relativeFrom="paragraph">
              <wp:posOffset>22225</wp:posOffset>
            </wp:positionV>
            <wp:extent cx="3060700" cy="979170"/>
            <wp:effectExtent l="19050" t="19050" r="25400" b="11430"/>
            <wp:wrapSquare wrapText="bothSides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9791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3CEF4" w14:textId="567480FA" w:rsidR="00570EE8" w:rsidRPr="00BF07F3" w:rsidRDefault="0099331A" w:rsidP="00570EE8">
      <w:pPr>
        <w:pStyle w:val="Heading2"/>
        <w:ind w:firstLine="608"/>
        <w:rPr>
          <w:rFonts w:ascii="Comic Sans MS" w:hAnsi="Comic Sans MS"/>
          <w:color w:val="00007F"/>
          <w:sz w:val="44"/>
          <w:szCs w:val="44"/>
        </w:rPr>
      </w:pPr>
      <w:r w:rsidRPr="00BF07F3">
        <w:rPr>
          <w:rFonts w:ascii="Comic Sans MS" w:hAnsi="Comic Sans MS"/>
          <w:color w:val="00007F"/>
          <w:spacing w:val="-2"/>
          <w:sz w:val="44"/>
          <w:szCs w:val="44"/>
        </w:rPr>
        <w:t>Z</w:t>
      </w:r>
      <w:ins w:id="15" w:author="Fong RERHANG" w:date="2021-06-13T12:59:00Z">
        <w:r w:rsidR="00C76FE7">
          <w:rPr>
            <w:rFonts w:ascii="Comic Sans MS" w:hAnsi="Comic Sans MS"/>
            <w:color w:val="00007F"/>
            <w:spacing w:val="-2"/>
            <w:sz w:val="44"/>
            <w:szCs w:val="44"/>
          </w:rPr>
          <w:t>OO</w:t>
        </w:r>
      </w:ins>
      <w:del w:id="16" w:author="Fong RERHANG" w:date="2021-06-13T12:59:00Z">
        <w:r w:rsidRPr="00BF07F3" w:rsidDel="00C76FE7">
          <w:rPr>
            <w:rFonts w:ascii="Comic Sans MS" w:hAnsi="Comic Sans MS"/>
            <w:color w:val="00007F"/>
            <w:spacing w:val="-2"/>
            <w:sz w:val="44"/>
            <w:szCs w:val="44"/>
          </w:rPr>
          <w:delText>oo</w:delText>
        </w:r>
      </w:del>
      <w:r w:rsidRPr="00BF07F3">
        <w:rPr>
          <w:rFonts w:ascii="Comic Sans MS" w:hAnsi="Comic Sans MS"/>
          <w:color w:val="00007F"/>
          <w:spacing w:val="-2"/>
          <w:sz w:val="44"/>
          <w:szCs w:val="44"/>
        </w:rPr>
        <w:t xml:space="preserve"> S</w:t>
      </w:r>
      <w:ins w:id="17" w:author="Fong RERHANG" w:date="2021-06-13T12:59:00Z">
        <w:r w:rsidR="00C76FE7">
          <w:rPr>
            <w:rFonts w:ascii="Comic Sans MS" w:hAnsi="Comic Sans MS"/>
            <w:color w:val="00007F"/>
            <w:spacing w:val="-2"/>
            <w:sz w:val="44"/>
            <w:szCs w:val="44"/>
          </w:rPr>
          <w:t>IAB</w:t>
        </w:r>
      </w:ins>
      <w:del w:id="18" w:author="Fong RERHANG" w:date="2021-06-13T12:59:00Z">
        <w:r w:rsidRPr="00BF07F3" w:rsidDel="00C76FE7">
          <w:rPr>
            <w:rFonts w:ascii="Comic Sans MS" w:hAnsi="Comic Sans MS"/>
            <w:color w:val="00007F"/>
            <w:spacing w:val="-2"/>
            <w:sz w:val="44"/>
            <w:szCs w:val="44"/>
          </w:rPr>
          <w:delText>iab</w:delText>
        </w:r>
      </w:del>
      <w:r w:rsidRPr="00BF07F3">
        <w:rPr>
          <w:rFonts w:ascii="Comic Sans MS" w:hAnsi="Comic Sans MS"/>
          <w:color w:val="00007F"/>
          <w:spacing w:val="-2"/>
          <w:sz w:val="44"/>
          <w:szCs w:val="44"/>
        </w:rPr>
        <w:t xml:space="preserve"> T</w:t>
      </w:r>
      <w:ins w:id="19" w:author="Fong RERHANG" w:date="2021-06-13T12:59:00Z">
        <w:r w:rsidR="00C76FE7">
          <w:rPr>
            <w:rFonts w:ascii="Comic Sans MS" w:hAnsi="Comic Sans MS"/>
            <w:color w:val="00007F"/>
            <w:spacing w:val="-2"/>
            <w:sz w:val="44"/>
            <w:szCs w:val="44"/>
          </w:rPr>
          <w:t xml:space="preserve">XAIS </w:t>
        </w:r>
      </w:ins>
      <w:del w:id="20" w:author="Fong RERHANG" w:date="2021-06-13T12:59:00Z">
        <w:r w:rsidRPr="00BF07F3" w:rsidDel="00C76FE7">
          <w:rPr>
            <w:rFonts w:ascii="Comic Sans MS" w:hAnsi="Comic Sans MS"/>
            <w:color w:val="00007F"/>
            <w:spacing w:val="-2"/>
            <w:sz w:val="44"/>
            <w:szCs w:val="44"/>
          </w:rPr>
          <w:delText>xais</w:delText>
        </w:r>
      </w:del>
      <w:r w:rsidRPr="00BF07F3">
        <w:rPr>
          <w:rFonts w:ascii="Comic Sans MS" w:hAnsi="Comic Sans MS"/>
          <w:color w:val="00007F"/>
          <w:spacing w:val="-2"/>
          <w:sz w:val="44"/>
          <w:szCs w:val="44"/>
        </w:rPr>
        <w:t xml:space="preserve"> T</w:t>
      </w:r>
      <w:ins w:id="21" w:author="Fong RERHANG" w:date="2021-06-13T12:59:00Z">
        <w:r w:rsidR="00C76FE7">
          <w:rPr>
            <w:rFonts w:ascii="Comic Sans MS" w:hAnsi="Comic Sans MS"/>
            <w:color w:val="00007F"/>
            <w:spacing w:val="-2"/>
            <w:sz w:val="44"/>
            <w:szCs w:val="44"/>
          </w:rPr>
          <w:t>OS</w:t>
        </w:r>
      </w:ins>
      <w:del w:id="22" w:author="Fong RERHANG" w:date="2021-06-13T12:59:00Z">
        <w:r w:rsidRPr="00BF07F3" w:rsidDel="00C76FE7">
          <w:rPr>
            <w:rFonts w:ascii="Comic Sans MS" w:hAnsi="Comic Sans MS"/>
            <w:color w:val="00007F"/>
            <w:spacing w:val="-2"/>
            <w:sz w:val="44"/>
            <w:szCs w:val="44"/>
          </w:rPr>
          <w:delText>os</w:delText>
        </w:r>
      </w:del>
      <w:r w:rsidR="00570EE8" w:rsidRPr="00BF07F3">
        <w:rPr>
          <w:rFonts w:ascii="Comic Sans MS" w:hAnsi="Comic Sans MS"/>
          <w:color w:val="00007F"/>
          <w:sz w:val="44"/>
          <w:szCs w:val="44"/>
        </w:rPr>
        <w:t>!</w:t>
      </w:r>
    </w:p>
    <w:p w14:paraId="4A575B4E" w14:textId="77777777" w:rsidR="00570EE8" w:rsidRPr="00B574C8" w:rsidRDefault="00570EE8" w:rsidP="00570EE8">
      <w:pPr>
        <w:pStyle w:val="BodyText"/>
        <w:spacing w:line="282" w:lineRule="auto"/>
        <w:ind w:left="111" w:right="101"/>
        <w:rPr>
          <w:rFonts w:ascii="Comic Sans MS" w:hAnsi="Comic Sans MS"/>
          <w:spacing w:val="-3"/>
          <w:w w:val="110"/>
          <w:sz w:val="28"/>
        </w:rPr>
      </w:pPr>
      <w:r>
        <w:rPr>
          <w:rFonts w:ascii="Comic Sans MS" w:hAnsi="Comic Sans MS"/>
          <w:spacing w:val="-3"/>
          <w:w w:val="110"/>
        </w:rPr>
        <w:t xml:space="preserve"> </w:t>
      </w:r>
    </w:p>
    <w:p w14:paraId="1456920F" w14:textId="77777777" w:rsidR="00570EE8" w:rsidRPr="00135E28" w:rsidRDefault="00570EE8" w:rsidP="00570EE8">
      <w:pPr>
        <w:pStyle w:val="BodyText"/>
        <w:spacing w:line="282" w:lineRule="auto"/>
        <w:ind w:left="111" w:right="101"/>
        <w:rPr>
          <w:rFonts w:ascii="Comic Sans MS" w:hAnsi="Comic Sans MS"/>
          <w:spacing w:val="-3"/>
          <w:w w:val="110"/>
          <w:sz w:val="16"/>
        </w:rPr>
      </w:pPr>
      <w:r w:rsidRPr="00570EE8">
        <w:rPr>
          <w:rFonts w:ascii="Comic Sans MS" w:hAnsi="Comic Sans MS"/>
          <w:spacing w:val="-3"/>
          <w:w w:val="110"/>
          <w:sz w:val="20"/>
        </w:rPr>
        <w:t xml:space="preserve"> </w:t>
      </w:r>
    </w:p>
    <w:p w14:paraId="75BBE640" w14:textId="3000E221" w:rsidR="008B26D0" w:rsidRPr="00087863" w:rsidRDefault="00135E28" w:rsidP="00087863">
      <w:pPr>
        <w:pStyle w:val="BodyText"/>
        <w:ind w:left="111" w:right="101"/>
        <w:jc w:val="both"/>
        <w:rPr>
          <w:rFonts w:ascii="Comic Sans MS" w:hAnsi="Comic Sans MS"/>
        </w:rPr>
      </w:pPr>
      <w:r w:rsidRPr="005B4CDA">
        <w:rPr>
          <w:rFonts w:ascii="Comic Sans MS" w:hAnsi="Comic Sans MS"/>
          <w:noProof/>
          <w:sz w:val="22"/>
          <w:szCs w:val="22"/>
        </w:rPr>
        <w:drawing>
          <wp:anchor distT="0" distB="0" distL="114300" distR="114300" simplePos="0" relativeHeight="251673088" behindDoc="0" locked="0" layoutInCell="1" allowOverlap="1" wp14:anchorId="7C745E09" wp14:editId="17486C4B">
            <wp:simplePos x="0" y="0"/>
            <wp:positionH relativeFrom="column">
              <wp:posOffset>6689090</wp:posOffset>
            </wp:positionH>
            <wp:positionV relativeFrom="paragraph">
              <wp:posOffset>584200</wp:posOffset>
            </wp:positionV>
            <wp:extent cx="1982470" cy="2973070"/>
            <wp:effectExtent l="19050" t="19050" r="17780" b="17780"/>
            <wp:wrapSquare wrapText="bothSides"/>
            <wp:docPr id="292" name="Picture 292" descr="C:\Users\aadams\AppData\Local\Microsoft\Windows\Temporary Internet Files\Content.Outlook\S3NDNXG9\iStock_000002035979Medium purchased asian hispanic boy playing gui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adams\AppData\Local\Microsoft\Windows\Temporary Internet Files\Content.Outlook\S3NDNXG9\iStock_000002035979Medium purchased asian hispanic boy playing guitar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470" cy="29730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65B5E" w:rsidRPr="005B4CDA">
        <w:rPr>
          <w:rFonts w:ascii="Comic Sans MS" w:hAnsi="Comic Sans MS"/>
          <w:spacing w:val="-3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zoo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siab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txais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tos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E80CCF" w:rsidRPr="005B4CDA">
        <w:rPr>
          <w:rFonts w:ascii="Comic Sans MS" w:hAnsi="Comic Sans MS"/>
          <w:w w:val="110"/>
          <w:sz w:val="22"/>
          <w:szCs w:val="22"/>
        </w:rPr>
        <w:t>khoos</w:t>
      </w:r>
      <w:proofErr w:type="spellEnd"/>
      <w:r w:rsidR="00E80CCF" w:rsidRPr="005B4CDA">
        <w:rPr>
          <w:rFonts w:ascii="Comic Sans MS" w:hAnsi="Comic Sans MS"/>
          <w:w w:val="110"/>
          <w:sz w:val="22"/>
          <w:szCs w:val="22"/>
        </w:rPr>
        <w:t xml:space="preserve"> kas</w:t>
      </w:r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.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nkag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siab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tias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nws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yog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lub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sij</w:t>
      </w:r>
      <w:proofErr w:type="spellEnd"/>
      <w:r w:rsidR="00E80CCF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hawm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nyuaj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thiab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r w:rsidR="00E80CCF" w:rsidRPr="005B4CDA">
        <w:rPr>
          <w:rFonts w:ascii="Comic Sans MS" w:hAnsi="Comic Sans MS"/>
          <w:w w:val="110"/>
          <w:sz w:val="22"/>
          <w:szCs w:val="22"/>
        </w:rPr>
        <w:t>lo</w:t>
      </w:r>
      <w:del w:id="23" w:author="Fong RERHANG" w:date="2021-06-13T13:00:00Z">
        <w:r w:rsidR="00E80CCF" w:rsidRPr="005B4CDA" w:rsidDel="00C76FE7">
          <w:rPr>
            <w:rFonts w:ascii="Comic Sans MS" w:hAnsi="Comic Sans MS"/>
            <w:w w:val="110"/>
            <w:sz w:val="22"/>
            <w:szCs w:val="22"/>
          </w:rPr>
          <w:delText>w</w:delText>
        </w:r>
      </w:del>
      <w:r w:rsidR="00E80CCF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E80CCF" w:rsidRPr="005B4CDA">
        <w:rPr>
          <w:rFonts w:ascii="Comic Sans MS" w:hAnsi="Comic Sans MS"/>
          <w:w w:val="110"/>
          <w:sz w:val="22"/>
          <w:szCs w:val="22"/>
        </w:rPr>
        <w:t>pab</w:t>
      </w:r>
      <w:proofErr w:type="spellEnd"/>
      <w:r w:rsidR="00E80CCF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no.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pab</w:t>
      </w:r>
      <w:proofErr w:type="spellEnd"/>
      <w:r w:rsidR="00D257FA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cuam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ntau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tus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hluas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nrog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txiaj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ntsig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!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Hauv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qab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no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yog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piv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txwv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lus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qhia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uas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hluas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qhia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thaum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tso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5B4CDA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5B4CDA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D257FA" w:rsidRPr="005B4CDA">
        <w:rPr>
          <w:rFonts w:ascii="Comic Sans MS" w:hAnsi="Comic Sans MS"/>
          <w:w w:val="110"/>
          <w:sz w:val="22"/>
          <w:szCs w:val="22"/>
        </w:rPr>
        <w:t>khoos</w:t>
      </w:r>
      <w:proofErr w:type="spellEnd"/>
      <w:r w:rsidR="00D257FA" w:rsidRPr="005B4CDA">
        <w:rPr>
          <w:rFonts w:ascii="Comic Sans MS" w:hAnsi="Comic Sans MS"/>
          <w:w w:val="110"/>
          <w:sz w:val="22"/>
          <w:szCs w:val="22"/>
        </w:rPr>
        <w:t xml:space="preserve"> kas</w:t>
      </w:r>
      <w:r w:rsidR="001969DC" w:rsidRPr="004978A2">
        <w:rPr>
          <w:rFonts w:ascii="Comic Sans MS" w:hAnsi="Comic Sans MS"/>
          <w:w w:val="110"/>
        </w:rPr>
        <w:t>:</w:t>
      </w:r>
    </w:p>
    <w:p w14:paraId="3B9BD796" w14:textId="2488D86E" w:rsidR="00087863" w:rsidRDefault="001969DC" w:rsidP="008B26D0">
      <w:pPr>
        <w:ind w:left="832" w:right="713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r w:rsidR="00F6547A" w:rsidRPr="008B26D0">
        <w:rPr>
          <w:rFonts w:ascii="Comic Sans MS" w:eastAsia="Arial" w:hAnsi="Comic Sans MS" w:cs="Arial"/>
          <w:sz w:val="20"/>
          <w:szCs w:val="20"/>
        </w:rPr>
        <w:t xml:space="preserve">tau </w:t>
      </w:r>
      <w:proofErr w:type="spellStart"/>
      <w:r w:rsidR="00F6547A" w:rsidRPr="008B26D0">
        <w:rPr>
          <w:rFonts w:ascii="Comic Sans MS" w:eastAsia="Arial" w:hAnsi="Comic Sans MS" w:cs="Arial"/>
          <w:sz w:val="20"/>
          <w:szCs w:val="20"/>
        </w:rPr>
        <w:t>muaj</w:t>
      </w:r>
      <w:proofErr w:type="spellEnd"/>
      <w:r w:rsidR="00F6547A"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F6547A"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="00F6547A"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nyab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xeeb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zaub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mov zoo.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Lawv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yam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rau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.” </w:t>
      </w:r>
      <w:ins w:id="24" w:author="Fong RERHANG" w:date="2021-06-13T13:20:00Z">
        <w:r w:rsidR="0011432D">
          <w:rPr>
            <w:rFonts w:ascii="Comic Sans MS" w:eastAsia="Arial" w:hAnsi="Comic Sans MS" w:cs="Arial"/>
            <w:sz w:val="20"/>
            <w:szCs w:val="20"/>
          </w:rPr>
          <w:t xml:space="preserve">- </w:t>
        </w:r>
      </w:ins>
      <w:ins w:id="25" w:author="Fong RERHANG" w:date="2021-06-13T13:15:00Z">
        <w:r w:rsidR="0011432D">
          <w:rPr>
            <w:rFonts w:ascii="Comic Sans MS" w:eastAsia="Arial" w:hAnsi="Comic Sans MS" w:cs="Arial"/>
            <w:sz w:val="20"/>
            <w:szCs w:val="20"/>
          </w:rPr>
          <w:t xml:space="preserve">Tus </w:t>
        </w:r>
        <w:proofErr w:type="spellStart"/>
        <w:r w:rsidR="0011432D">
          <w:rPr>
            <w:rFonts w:ascii="Comic Sans MS" w:eastAsia="Arial" w:hAnsi="Comic Sans MS" w:cs="Arial"/>
            <w:sz w:val="20"/>
            <w:szCs w:val="20"/>
          </w:rPr>
          <w:t>txiv</w:t>
        </w:r>
        <w:proofErr w:type="spellEnd"/>
        <w:r w:rsidR="0011432D">
          <w:rPr>
            <w:rFonts w:ascii="Comic Sans MS" w:eastAsia="Arial" w:hAnsi="Comic Sans MS" w:cs="Arial"/>
            <w:sz w:val="20"/>
            <w:szCs w:val="20"/>
          </w:rPr>
          <w:t xml:space="preserve"> </w:t>
        </w:r>
        <w:proofErr w:type="spellStart"/>
        <w:r w:rsidR="0011432D">
          <w:rPr>
            <w:rFonts w:ascii="Comic Sans MS" w:eastAsia="Arial" w:hAnsi="Comic Sans MS" w:cs="Arial"/>
            <w:sz w:val="20"/>
            <w:szCs w:val="20"/>
          </w:rPr>
          <w:t>nee</w:t>
        </w:r>
      </w:ins>
      <w:ins w:id="26" w:author="Fong RERHANG" w:date="2021-06-13T13:16:00Z">
        <w:r w:rsidR="0011432D">
          <w:rPr>
            <w:rFonts w:ascii="Comic Sans MS" w:eastAsia="Arial" w:hAnsi="Comic Sans MS" w:cs="Arial"/>
            <w:sz w:val="20"/>
            <w:szCs w:val="20"/>
          </w:rPr>
          <w:t>j</w:t>
        </w:r>
        <w:proofErr w:type="spellEnd"/>
        <w:r w:rsidR="0011432D">
          <w:rPr>
            <w:rFonts w:ascii="Comic Sans MS" w:eastAsia="Arial" w:hAnsi="Comic Sans MS" w:cs="Arial"/>
            <w:sz w:val="20"/>
            <w:szCs w:val="20"/>
          </w:rPr>
          <w:t xml:space="preserve"> </w:t>
        </w:r>
      </w:ins>
      <w:ins w:id="27" w:author="Fong RERHANG" w:date="2021-06-13T13:15:00Z">
        <w:r w:rsidR="0011432D">
          <w:rPr>
            <w:rFonts w:ascii="Comic Sans MS" w:eastAsia="Arial" w:hAnsi="Comic Sans MS" w:cs="Arial"/>
            <w:sz w:val="20"/>
            <w:szCs w:val="20"/>
          </w:rPr>
          <w:t xml:space="preserve">16 </w:t>
        </w:r>
        <w:proofErr w:type="spellStart"/>
        <w:r w:rsidR="0011432D">
          <w:rPr>
            <w:rFonts w:ascii="Comic Sans MS" w:eastAsia="Arial" w:hAnsi="Comic Sans MS" w:cs="Arial"/>
            <w:sz w:val="20"/>
            <w:szCs w:val="20"/>
          </w:rPr>
          <w:t>xyoos</w:t>
        </w:r>
        <w:proofErr w:type="spellEnd"/>
        <w:r w:rsidR="0011432D">
          <w:rPr>
            <w:rFonts w:ascii="Comic Sans MS" w:eastAsia="Arial" w:hAnsi="Comic Sans MS" w:cs="Arial"/>
            <w:sz w:val="20"/>
            <w:szCs w:val="20"/>
          </w:rPr>
          <w:t>.</w:t>
        </w:r>
      </w:ins>
      <w:del w:id="28" w:author="Fong RERHANG" w:date="2021-06-13T13:15:00Z">
        <w:r w:rsidRPr="008B26D0" w:rsidDel="0011432D">
          <w:rPr>
            <w:rFonts w:ascii="Comic Sans MS" w:eastAsia="Arial" w:hAnsi="Comic Sans MS" w:cs="Arial"/>
            <w:sz w:val="20"/>
            <w:szCs w:val="20"/>
          </w:rPr>
          <w:delText>- 16 Xyoos. txiv neej laus lawm</w:delText>
        </w:r>
      </w:del>
      <w:r w:rsidR="001E42D0">
        <w:rPr>
          <w:rFonts w:ascii="Comic Sans MS" w:eastAsia="Arial" w:hAnsi="Comic Sans MS" w:cs="Arial"/>
          <w:sz w:val="20"/>
          <w:szCs w:val="20"/>
        </w:rPr>
        <w:t xml:space="preserve">   </w:t>
      </w:r>
    </w:p>
    <w:p w14:paraId="1123B8AE" w14:textId="332F60A8" w:rsidR="008B26D0" w:rsidRPr="008B26D0" w:rsidRDefault="001E42D0" w:rsidP="008B26D0">
      <w:pPr>
        <w:ind w:left="832" w:right="713"/>
        <w:rPr>
          <w:rFonts w:ascii="Comic Sans MS" w:eastAsia="Arial" w:hAnsi="Comic Sans MS" w:cs="Arial"/>
          <w:sz w:val="20"/>
          <w:szCs w:val="20"/>
        </w:rPr>
      </w:pPr>
      <w:r>
        <w:rPr>
          <w:rFonts w:ascii="Comic Sans MS" w:eastAsia="Arial" w:hAnsi="Comic Sans MS" w:cs="Arial"/>
          <w:sz w:val="20"/>
          <w:szCs w:val="20"/>
        </w:rPr>
        <w:t xml:space="preserve">                                                                                                                            </w:t>
      </w:r>
    </w:p>
    <w:p w14:paraId="565C2DE9" w14:textId="41099DD6" w:rsidR="008B26D0" w:rsidRDefault="001969DC" w:rsidP="008B26D0">
      <w:pPr>
        <w:ind w:left="832" w:right="713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nyiam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raug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kaw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nruj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zoo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ib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yam. Tab sis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txhais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tias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txais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saib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xyuas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ncaj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ncees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,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cai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kho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mob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nrog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ncaj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ncees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" - </w:t>
      </w:r>
      <w:proofErr w:type="gramStart"/>
      <w:ins w:id="29" w:author="Fong RERHANG" w:date="2021-06-13T13:20:00Z">
        <w:r w:rsidR="0011432D">
          <w:rPr>
            <w:rFonts w:ascii="Comic Sans MS" w:eastAsia="Arial" w:hAnsi="Comic Sans MS" w:cs="Arial"/>
            <w:sz w:val="20"/>
            <w:szCs w:val="20"/>
          </w:rPr>
          <w:t xml:space="preserve">Tus  </w:t>
        </w:r>
        <w:proofErr w:type="spellStart"/>
        <w:r w:rsidR="0011432D">
          <w:rPr>
            <w:rFonts w:ascii="Comic Sans MS" w:eastAsia="Arial" w:hAnsi="Comic Sans MS" w:cs="Arial"/>
            <w:sz w:val="20"/>
            <w:szCs w:val="20"/>
          </w:rPr>
          <w:t>poj</w:t>
        </w:r>
        <w:proofErr w:type="spellEnd"/>
        <w:proofErr w:type="gramEnd"/>
        <w:r w:rsidR="0011432D">
          <w:rPr>
            <w:rFonts w:ascii="Comic Sans MS" w:eastAsia="Arial" w:hAnsi="Comic Sans MS" w:cs="Arial"/>
            <w:sz w:val="20"/>
            <w:szCs w:val="20"/>
          </w:rPr>
          <w:t xml:space="preserve"> </w:t>
        </w:r>
        <w:proofErr w:type="spellStart"/>
        <w:r w:rsidR="0011432D">
          <w:rPr>
            <w:rFonts w:ascii="Comic Sans MS" w:eastAsia="Arial" w:hAnsi="Comic Sans MS" w:cs="Arial"/>
            <w:sz w:val="20"/>
            <w:szCs w:val="20"/>
          </w:rPr>
          <w:t>niam</w:t>
        </w:r>
        <w:proofErr w:type="spellEnd"/>
        <w:r w:rsidR="0011432D">
          <w:rPr>
            <w:rFonts w:ascii="Comic Sans MS" w:eastAsia="Arial" w:hAnsi="Comic Sans MS" w:cs="Arial"/>
            <w:sz w:val="20"/>
            <w:szCs w:val="20"/>
          </w:rPr>
          <w:t xml:space="preserve"> </w:t>
        </w:r>
      </w:ins>
      <w:r w:rsidRPr="008B26D0">
        <w:rPr>
          <w:rFonts w:ascii="Comic Sans MS" w:eastAsia="Arial" w:hAnsi="Comic Sans MS" w:cs="Arial"/>
          <w:sz w:val="20"/>
          <w:szCs w:val="20"/>
        </w:rPr>
        <w:t xml:space="preserve">17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xyoos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del w:id="30" w:author="Fong RERHANG" w:date="2021-06-13T13:20:00Z">
        <w:r w:rsidRPr="008B26D0" w:rsidDel="0011432D">
          <w:rPr>
            <w:rFonts w:ascii="Comic Sans MS" w:eastAsia="Arial" w:hAnsi="Comic Sans MS" w:cs="Arial"/>
            <w:sz w:val="20"/>
            <w:szCs w:val="20"/>
          </w:rPr>
          <w:delText>poj niam laus laus</w:delText>
        </w:r>
      </w:del>
    </w:p>
    <w:p w14:paraId="77F41344" w14:textId="77777777" w:rsidR="00087863" w:rsidRPr="008B26D0" w:rsidRDefault="00087863" w:rsidP="008B26D0">
      <w:pPr>
        <w:ind w:left="832" w:right="713"/>
        <w:rPr>
          <w:rFonts w:ascii="Comic Sans MS" w:eastAsia="Arial" w:hAnsi="Comic Sans MS" w:cs="Arial"/>
          <w:sz w:val="20"/>
          <w:szCs w:val="20"/>
        </w:rPr>
      </w:pPr>
    </w:p>
    <w:p w14:paraId="798E822B" w14:textId="755882A7" w:rsidR="003D67BE" w:rsidRDefault="001969DC" w:rsidP="008B26D0">
      <w:pPr>
        <w:ind w:left="832" w:right="684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“Th</w:t>
      </w:r>
      <w:r w:rsidRPr="008B26D0">
        <w:rPr>
          <w:rFonts w:ascii="Comic Sans MS" w:eastAsia="Arial" w:hAnsi="Comic Sans MS" w:cs="Arial"/>
          <w:sz w:val="20"/>
          <w:szCs w:val="20"/>
        </w:rPr>
        <w:t xml:space="preserve">e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haujlwm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ins w:id="31" w:author="Fong RERHANG" w:date="2021-06-13T13:21:00Z">
        <w:r w:rsidR="0011432D">
          <w:rPr>
            <w:rFonts w:ascii="Comic Sans MS" w:eastAsia="Arial" w:hAnsi="Comic Sans MS" w:cs="Arial"/>
            <w:sz w:val="20"/>
            <w:szCs w:val="20"/>
          </w:rPr>
          <w:t>ua</w:t>
        </w:r>
        <w:proofErr w:type="spellEnd"/>
        <w:r w:rsidR="0011432D">
          <w:rPr>
            <w:rFonts w:ascii="Comic Sans MS" w:eastAsia="Arial" w:hAnsi="Comic Sans MS" w:cs="Arial"/>
            <w:sz w:val="20"/>
            <w:szCs w:val="20"/>
          </w:rPr>
          <w:t xml:space="preserve"> </w:t>
        </w:r>
      </w:ins>
      <w:r w:rsidRPr="008B26D0">
        <w:rPr>
          <w:rFonts w:ascii="Comic Sans MS" w:eastAsia="Arial" w:hAnsi="Comic Sans MS" w:cs="Arial"/>
          <w:sz w:val="20"/>
          <w:szCs w:val="20"/>
        </w:rPr>
        <w:t>tau zoo</w:t>
      </w:r>
      <w:ins w:id="32" w:author="Fong RERHANG" w:date="2021-06-13T13:21:00Z">
        <w:r w:rsidR="0011432D">
          <w:rPr>
            <w:rFonts w:ascii="Comic Sans MS" w:eastAsia="Arial" w:hAnsi="Comic Sans MS" w:cs="Arial"/>
            <w:sz w:val="20"/>
            <w:szCs w:val="20"/>
          </w:rPr>
          <w:t xml:space="preserve"> </w:t>
        </w:r>
        <w:proofErr w:type="spellStart"/>
        <w:r w:rsidR="0011432D">
          <w:rPr>
            <w:rFonts w:ascii="Comic Sans MS" w:eastAsia="Arial" w:hAnsi="Comic Sans MS" w:cs="Arial"/>
            <w:sz w:val="20"/>
            <w:szCs w:val="20"/>
          </w:rPr>
          <w:t>tiag</w:t>
        </w:r>
      </w:ins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Lawv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zoo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rau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nyiam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no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lawv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hauj</w:t>
      </w:r>
      <w:proofErr w:type="spellEnd"/>
      <w:r w:rsidR="00D13D19"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lwm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los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daws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teeb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meem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" - </w:t>
      </w:r>
      <w:ins w:id="33" w:author="Fong RERHANG" w:date="2021-06-13T13:22:00Z">
        <w:r w:rsidR="0011432D">
          <w:rPr>
            <w:rFonts w:ascii="Comic Sans MS" w:eastAsia="Arial" w:hAnsi="Comic Sans MS" w:cs="Arial"/>
            <w:sz w:val="20"/>
            <w:szCs w:val="20"/>
          </w:rPr>
          <w:t xml:space="preserve">Tus </w:t>
        </w:r>
      </w:ins>
      <w:proofErr w:type="spellStart"/>
      <w:ins w:id="34" w:author="Fong RERHANG" w:date="2021-06-13T13:23:00Z">
        <w:r w:rsidR="0011432D">
          <w:rPr>
            <w:rFonts w:ascii="Comic Sans MS" w:eastAsia="Arial" w:hAnsi="Comic Sans MS" w:cs="Arial"/>
            <w:sz w:val="20"/>
            <w:szCs w:val="20"/>
          </w:rPr>
          <w:t>poj</w:t>
        </w:r>
        <w:proofErr w:type="spellEnd"/>
        <w:r w:rsidR="0011432D">
          <w:rPr>
            <w:rFonts w:ascii="Comic Sans MS" w:eastAsia="Arial" w:hAnsi="Comic Sans MS" w:cs="Arial"/>
            <w:sz w:val="20"/>
            <w:szCs w:val="20"/>
          </w:rPr>
          <w:t xml:space="preserve"> </w:t>
        </w:r>
        <w:proofErr w:type="spellStart"/>
        <w:r w:rsidR="0011432D">
          <w:rPr>
            <w:rFonts w:ascii="Comic Sans MS" w:eastAsia="Arial" w:hAnsi="Comic Sans MS" w:cs="Arial"/>
            <w:sz w:val="20"/>
            <w:szCs w:val="20"/>
          </w:rPr>
          <w:t>niam</w:t>
        </w:r>
        <w:proofErr w:type="spellEnd"/>
        <w:r w:rsidR="0011432D">
          <w:rPr>
            <w:rFonts w:ascii="Comic Sans MS" w:eastAsia="Arial" w:hAnsi="Comic Sans MS" w:cs="Arial"/>
            <w:sz w:val="20"/>
            <w:szCs w:val="20"/>
          </w:rPr>
          <w:t xml:space="preserve"> </w:t>
        </w:r>
      </w:ins>
      <w:r w:rsidRPr="008B26D0">
        <w:rPr>
          <w:rFonts w:ascii="Comic Sans MS" w:eastAsia="Arial" w:hAnsi="Comic Sans MS" w:cs="Arial"/>
          <w:sz w:val="20"/>
          <w:szCs w:val="20"/>
        </w:rPr>
        <w:t>14 Xy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oos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del w:id="35" w:author="Fong RERHANG" w:date="2021-06-13T13:23:00Z">
        <w:r w:rsidRPr="008B26D0" w:rsidDel="00C42EC4">
          <w:rPr>
            <w:rFonts w:ascii="Comic Sans MS" w:eastAsia="Arial" w:hAnsi="Comic Sans MS" w:cs="Arial"/>
            <w:sz w:val="20"/>
            <w:szCs w:val="20"/>
          </w:rPr>
          <w:delText>poj niam laus laus</w:delText>
        </w:r>
      </w:del>
    </w:p>
    <w:p w14:paraId="6FB3E47B" w14:textId="77777777" w:rsidR="00087863" w:rsidRPr="008B26D0" w:rsidRDefault="00087863" w:rsidP="008B26D0">
      <w:pPr>
        <w:ind w:left="832" w:right="684"/>
        <w:rPr>
          <w:rFonts w:ascii="Comic Sans MS" w:eastAsia="Arial" w:hAnsi="Comic Sans MS" w:cs="Arial"/>
          <w:sz w:val="20"/>
          <w:szCs w:val="20"/>
        </w:rPr>
      </w:pPr>
    </w:p>
    <w:p w14:paraId="7798DE24" w14:textId="31B53EF9" w:rsidR="003D67BE" w:rsidRDefault="001969DC" w:rsidP="002249ED">
      <w:pPr>
        <w:ind w:left="832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</w:t>
      </w:r>
      <w:proofErr w:type="spellStart"/>
      <w:r w:rsidR="00B3129B" w:rsidRPr="008B26D0">
        <w:rPr>
          <w:rFonts w:ascii="Comic Sans MS" w:eastAsia="Arial" w:hAnsi="Comic Sans MS" w:cs="Arial"/>
          <w:spacing w:val="-1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kho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mob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qhia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yam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li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yuav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kom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siab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nqig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xav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kheej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hom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phiaj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ntej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ins w:id="36" w:author="Fong RERHANG" w:date="2021-06-13T13:27:00Z">
        <w:r w:rsidR="00C42EC4">
          <w:rPr>
            <w:rFonts w:ascii="Comic Sans MS" w:eastAsia="Arial" w:hAnsi="Comic Sans MS" w:cs="Arial"/>
            <w:sz w:val="20"/>
            <w:szCs w:val="20"/>
          </w:rPr>
          <w:t>PAB THAUM TIS TES TIS TAW</w:t>
        </w:r>
      </w:ins>
      <w:del w:id="37" w:author="Fong RERHANG" w:date="2021-06-13T13:27:00Z">
        <w:r w:rsidR="00B3129B" w:rsidRPr="008B26D0" w:rsidDel="00C42EC4">
          <w:rPr>
            <w:rFonts w:ascii="Comic Sans MS" w:eastAsia="Arial" w:hAnsi="Comic Sans MS" w:cs="Arial"/>
            <w:sz w:val="20"/>
            <w:szCs w:val="20"/>
          </w:rPr>
          <w:delText>KOJ YOG</w:delText>
        </w:r>
      </w:del>
      <w:r w:rsidRPr="008B26D0">
        <w:rPr>
          <w:rFonts w:ascii="Comic Sans MS" w:eastAsia="Arial" w:hAnsi="Comic Sans MS" w:cs="Arial"/>
          <w:sz w:val="20"/>
          <w:szCs w:val="20"/>
        </w:rPr>
        <w:t xml:space="preserve">!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Qhov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no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yuav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.” - </w:t>
      </w:r>
      <w:ins w:id="38" w:author="Fong RERHANG" w:date="2021-06-13T13:25:00Z">
        <w:r w:rsidR="00C42EC4">
          <w:rPr>
            <w:rFonts w:ascii="Comic Sans MS" w:eastAsia="Arial" w:hAnsi="Comic Sans MS" w:cs="Arial"/>
            <w:sz w:val="20"/>
            <w:szCs w:val="20"/>
          </w:rPr>
          <w:t xml:space="preserve">Tus </w:t>
        </w:r>
        <w:proofErr w:type="spellStart"/>
        <w:r w:rsidR="00C42EC4">
          <w:rPr>
            <w:rFonts w:ascii="Comic Sans MS" w:eastAsia="Arial" w:hAnsi="Comic Sans MS" w:cs="Arial"/>
            <w:sz w:val="20"/>
            <w:szCs w:val="20"/>
          </w:rPr>
          <w:t>txiv</w:t>
        </w:r>
        <w:proofErr w:type="spellEnd"/>
        <w:r w:rsidR="00C42EC4">
          <w:rPr>
            <w:rFonts w:ascii="Comic Sans MS" w:eastAsia="Arial" w:hAnsi="Comic Sans MS" w:cs="Arial"/>
            <w:sz w:val="20"/>
            <w:szCs w:val="20"/>
          </w:rPr>
          <w:t xml:space="preserve"> </w:t>
        </w:r>
        <w:proofErr w:type="spellStart"/>
        <w:r w:rsidR="00C42EC4">
          <w:rPr>
            <w:rFonts w:ascii="Comic Sans MS" w:eastAsia="Arial" w:hAnsi="Comic Sans MS" w:cs="Arial"/>
            <w:sz w:val="20"/>
            <w:szCs w:val="20"/>
          </w:rPr>
          <w:t>neej</w:t>
        </w:r>
        <w:proofErr w:type="spellEnd"/>
        <w:r w:rsidR="00C42EC4">
          <w:rPr>
            <w:rFonts w:ascii="Comic Sans MS" w:eastAsia="Arial" w:hAnsi="Comic Sans MS" w:cs="Arial"/>
            <w:sz w:val="20"/>
            <w:szCs w:val="20"/>
          </w:rPr>
          <w:t xml:space="preserve"> </w:t>
        </w:r>
      </w:ins>
      <w:r w:rsidRPr="008B26D0">
        <w:rPr>
          <w:rFonts w:ascii="Comic Sans MS" w:eastAsia="Arial" w:hAnsi="Comic Sans MS" w:cs="Arial"/>
          <w:sz w:val="20"/>
          <w:szCs w:val="20"/>
        </w:rPr>
        <w:t xml:space="preserve">15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xyoos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del w:id="39" w:author="Fong RERHANG" w:date="2021-06-13T13:25:00Z">
        <w:r w:rsidRPr="008B26D0" w:rsidDel="00C42EC4">
          <w:rPr>
            <w:rFonts w:ascii="Comic Sans MS" w:eastAsia="Arial" w:hAnsi="Comic Sans MS" w:cs="Arial"/>
            <w:sz w:val="20"/>
            <w:szCs w:val="20"/>
          </w:rPr>
          <w:delText>txiv neej laus lawm</w:delText>
        </w:r>
      </w:del>
    </w:p>
    <w:p w14:paraId="3AF3A4AA" w14:textId="77777777" w:rsidR="00087863" w:rsidRPr="008B26D0" w:rsidRDefault="00087863" w:rsidP="002249ED">
      <w:pPr>
        <w:ind w:left="832"/>
        <w:rPr>
          <w:rFonts w:ascii="Comic Sans MS" w:eastAsia="Arial" w:hAnsi="Comic Sans MS" w:cs="Arial"/>
          <w:sz w:val="20"/>
          <w:szCs w:val="20"/>
        </w:rPr>
      </w:pPr>
    </w:p>
    <w:p w14:paraId="3E8EF4F4" w14:textId="0B0FAB12" w:rsidR="003D67BE" w:rsidRPr="008B26D0" w:rsidRDefault="001969DC" w:rsidP="000678B8">
      <w:pPr>
        <w:ind w:left="832" w:right="379"/>
        <w:rPr>
          <w:rFonts w:ascii="Comic Sans MS" w:eastAsia="Arial" w:hAnsi="Comic Sans MS" w:cs="Arial"/>
          <w:sz w:val="20"/>
          <w:szCs w:val="20"/>
        </w:rPr>
      </w:pPr>
      <w:r w:rsidRPr="008B26D0">
        <w:rPr>
          <w:rFonts w:ascii="Comic Sans MS" w:eastAsia="Arial" w:hAnsi="Comic Sans MS" w:cs="Arial"/>
          <w:spacing w:val="-1"/>
          <w:sz w:val="20"/>
          <w:szCs w:val="20"/>
        </w:rPr>
        <w:t>“</w:t>
      </w:r>
      <w:proofErr w:type="spellStart"/>
      <w:r w:rsidRPr="008B26D0">
        <w:rPr>
          <w:rFonts w:ascii="Comic Sans MS" w:eastAsia="Arial" w:hAnsi="Comic Sans MS" w:cs="Arial"/>
          <w:spacing w:val="-1"/>
          <w:sz w:val="20"/>
          <w:szCs w:val="20"/>
        </w:rPr>
        <w:t>Lawv</w:t>
      </w:r>
      <w:r w:rsidRPr="008B26D0">
        <w:rPr>
          <w:rFonts w:ascii="Comic Sans MS" w:eastAsia="Arial" w:hAnsi="Comic Sans MS" w:cs="Arial"/>
          <w:sz w:val="20"/>
          <w:szCs w:val="20"/>
        </w:rPr>
        <w:t>e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pawg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rau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kawm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ins w:id="40" w:author="Fong RERHANG" w:date="2021-06-13T13:29:00Z">
        <w:r w:rsidR="00C42EC4">
          <w:rPr>
            <w:rFonts w:ascii="Comic Sans MS" w:eastAsia="Arial" w:hAnsi="Comic Sans MS" w:cs="Arial"/>
            <w:sz w:val="20"/>
            <w:szCs w:val="20"/>
          </w:rPr>
          <w:t xml:space="preserve">li </w:t>
        </w:r>
      </w:ins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mob, lees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txais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,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tom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qab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ntawd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kawm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paub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yuav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li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cas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nrog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nws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li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tsis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ntxhov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txhua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yam.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tib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muaj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teeb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meem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zoo li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mus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kom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lub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neej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zoo.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Yog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li,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los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nyob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hauv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tsaus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ntuj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tab sis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kuv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tau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txoj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kev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cia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siab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!” - </w:t>
      </w:r>
      <w:ins w:id="41" w:author="Fong RERHANG" w:date="2021-06-13T13:34:00Z">
        <w:r w:rsidR="007C60AB">
          <w:rPr>
            <w:rFonts w:ascii="Comic Sans MS" w:eastAsia="Arial" w:hAnsi="Comic Sans MS" w:cs="Arial"/>
            <w:sz w:val="20"/>
            <w:szCs w:val="20"/>
          </w:rPr>
          <w:t xml:space="preserve">Tus </w:t>
        </w:r>
        <w:proofErr w:type="spellStart"/>
        <w:r w:rsidR="007C60AB">
          <w:rPr>
            <w:rFonts w:ascii="Comic Sans MS" w:eastAsia="Arial" w:hAnsi="Comic Sans MS" w:cs="Arial"/>
            <w:sz w:val="20"/>
            <w:szCs w:val="20"/>
          </w:rPr>
          <w:t>poj</w:t>
        </w:r>
        <w:proofErr w:type="spellEnd"/>
        <w:r w:rsidR="007C60AB">
          <w:rPr>
            <w:rFonts w:ascii="Comic Sans MS" w:eastAsia="Arial" w:hAnsi="Comic Sans MS" w:cs="Arial"/>
            <w:sz w:val="20"/>
            <w:szCs w:val="20"/>
          </w:rPr>
          <w:t xml:space="preserve"> </w:t>
        </w:r>
        <w:proofErr w:type="spellStart"/>
        <w:r w:rsidR="007C60AB">
          <w:rPr>
            <w:rFonts w:ascii="Comic Sans MS" w:eastAsia="Arial" w:hAnsi="Comic Sans MS" w:cs="Arial"/>
            <w:sz w:val="20"/>
            <w:szCs w:val="20"/>
          </w:rPr>
          <w:t>niam</w:t>
        </w:r>
        <w:proofErr w:type="spellEnd"/>
        <w:r w:rsidR="007C60AB">
          <w:rPr>
            <w:rFonts w:ascii="Comic Sans MS" w:eastAsia="Arial" w:hAnsi="Comic Sans MS" w:cs="Arial"/>
            <w:sz w:val="20"/>
            <w:szCs w:val="20"/>
          </w:rPr>
          <w:t xml:space="preserve"> </w:t>
        </w:r>
      </w:ins>
      <w:r w:rsidRPr="008B26D0">
        <w:rPr>
          <w:rFonts w:ascii="Comic Sans MS" w:eastAsia="Arial" w:hAnsi="Comic Sans MS" w:cs="Arial"/>
          <w:sz w:val="20"/>
          <w:szCs w:val="20"/>
        </w:rPr>
        <w:t xml:space="preserve">17 </w:t>
      </w:r>
      <w:proofErr w:type="spellStart"/>
      <w:r w:rsidRPr="008B26D0">
        <w:rPr>
          <w:rFonts w:ascii="Comic Sans MS" w:eastAsia="Arial" w:hAnsi="Comic Sans MS" w:cs="Arial"/>
          <w:sz w:val="20"/>
          <w:szCs w:val="20"/>
        </w:rPr>
        <w:t>xyoos</w:t>
      </w:r>
      <w:proofErr w:type="spellEnd"/>
      <w:r w:rsidRPr="008B26D0">
        <w:rPr>
          <w:rFonts w:ascii="Comic Sans MS" w:eastAsia="Arial" w:hAnsi="Comic Sans MS" w:cs="Arial"/>
          <w:sz w:val="20"/>
          <w:szCs w:val="20"/>
        </w:rPr>
        <w:t xml:space="preserve">. </w:t>
      </w:r>
      <w:del w:id="42" w:author="Fong RERHANG" w:date="2021-06-13T13:34:00Z">
        <w:r w:rsidRPr="008B26D0" w:rsidDel="007C60AB">
          <w:rPr>
            <w:rFonts w:ascii="Comic Sans MS" w:eastAsia="Arial" w:hAnsi="Comic Sans MS" w:cs="Arial"/>
            <w:sz w:val="20"/>
            <w:szCs w:val="20"/>
          </w:rPr>
          <w:delText>poj niam laus laus</w:delText>
        </w:r>
      </w:del>
    </w:p>
    <w:p w14:paraId="043C2CDD" w14:textId="45FCC734" w:rsidR="00B574C8" w:rsidRDefault="00135E28" w:rsidP="00135E28">
      <w:pPr>
        <w:spacing w:before="6" w:line="130" w:lineRule="exact"/>
        <w:rPr>
          <w:rFonts w:ascii="Comic Sans MS" w:hAnsi="Comic Sans MS"/>
          <w:szCs w:val="13"/>
        </w:rPr>
      </w:pPr>
      <w:r>
        <w:rPr>
          <w:rFonts w:ascii="Comic Sans MS" w:hAnsi="Comic Sans MS"/>
          <w:sz w:val="5"/>
          <w:szCs w:val="13"/>
        </w:rPr>
        <w:t xml:space="preserve"> </w:t>
      </w:r>
    </w:p>
    <w:p w14:paraId="573914CD" w14:textId="77777777" w:rsidR="00240A9D" w:rsidRPr="00B574C8" w:rsidRDefault="00240A9D" w:rsidP="00135E28">
      <w:pPr>
        <w:spacing w:before="6" w:line="130" w:lineRule="exact"/>
        <w:rPr>
          <w:rFonts w:ascii="Comic Sans MS" w:hAnsi="Comic Sans MS"/>
          <w:szCs w:val="13"/>
        </w:rPr>
      </w:pPr>
    </w:p>
    <w:p w14:paraId="59B818B8" w14:textId="5FE33A4C" w:rsidR="00386DC7" w:rsidRPr="006357E6" w:rsidRDefault="00961B14" w:rsidP="006357E6">
      <w:pPr>
        <w:ind w:left="740"/>
        <w:jc w:val="center"/>
        <w:rPr>
          <w:rFonts w:ascii="Comic Sans MS" w:eastAsia="Arial" w:hAnsi="Comic Sans MS" w:cs="Arial"/>
          <w:sz w:val="40"/>
          <w:szCs w:val="40"/>
        </w:rPr>
      </w:pPr>
      <w:proofErr w:type="spellStart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>Cov</w:t>
      </w:r>
      <w:proofErr w:type="spellEnd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 xml:space="preserve"> </w:t>
      </w:r>
      <w:proofErr w:type="spellStart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>Kab</w:t>
      </w:r>
      <w:proofErr w:type="spellEnd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 xml:space="preserve"> </w:t>
      </w:r>
      <w:proofErr w:type="spellStart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>Ntsiab</w:t>
      </w:r>
      <w:proofErr w:type="spellEnd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 xml:space="preserve"> </w:t>
      </w:r>
      <w:proofErr w:type="spellStart"/>
      <w:r>
        <w:rPr>
          <w:rFonts w:ascii="Comic Sans MS" w:eastAsia="Arial" w:hAnsi="Comic Sans MS" w:cs="Arial"/>
          <w:color w:val="00007F"/>
          <w:w w:val="115"/>
          <w:sz w:val="40"/>
          <w:szCs w:val="40"/>
        </w:rPr>
        <w:t>Lus</w:t>
      </w:r>
      <w:proofErr w:type="spellEnd"/>
      <w:r w:rsidR="00386DC7" w:rsidRPr="00386DC7">
        <w:rPr>
          <w:rFonts w:ascii="Comic Sans MS" w:eastAsia="Arial" w:hAnsi="Comic Sans MS" w:cs="Arial"/>
          <w:sz w:val="16"/>
          <w:szCs w:val="40"/>
        </w:rPr>
        <w:t xml:space="preserve"> </w:t>
      </w:r>
    </w:p>
    <w:p w14:paraId="06993BEA" w14:textId="06621FE2" w:rsidR="00C003C4" w:rsidRPr="00961213" w:rsidRDefault="00550C45" w:rsidP="007C60AB">
      <w:pPr>
        <w:spacing w:line="322" w:lineRule="exact"/>
        <w:ind w:left="3707" w:right="2650"/>
        <w:rPr>
          <w:rFonts w:ascii="Comic Sans MS" w:eastAsia="Arial" w:hAnsi="Comic Sans MS" w:cs="Arial"/>
          <w:sz w:val="20"/>
          <w:szCs w:val="20"/>
        </w:rPr>
      </w:pPr>
      <w:proofErr w:type="spellStart"/>
      <w:r w:rsidRPr="00961213">
        <w:rPr>
          <w:rFonts w:ascii="Comic Sans MS" w:eastAsia="Arial" w:hAnsi="Comic Sans MS" w:cs="Arial"/>
          <w:spacing w:val="-1"/>
          <w:sz w:val="20"/>
          <w:szCs w:val="20"/>
        </w:rPr>
        <w:t>Peb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Neeg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Hauj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lwm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thiab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ins w:id="43" w:author="Fong RERHANG" w:date="2021-06-13T13:35:00Z">
        <w:r w:rsidR="007C60AB">
          <w:rPr>
            <w:rFonts w:ascii="Comic Sans MS" w:eastAsia="Arial" w:hAnsi="Comic Sans MS" w:cs="Arial"/>
            <w:sz w:val="20"/>
            <w:szCs w:val="20"/>
          </w:rPr>
          <w:t>Lub</w:t>
        </w:r>
        <w:proofErr w:type="spellEnd"/>
        <w:r w:rsidR="007C60AB">
          <w:rPr>
            <w:rFonts w:ascii="Comic Sans MS" w:eastAsia="Arial" w:hAnsi="Comic Sans MS" w:cs="Arial"/>
            <w:sz w:val="20"/>
            <w:szCs w:val="20"/>
          </w:rPr>
          <w:t xml:space="preserve"> </w:t>
        </w:r>
      </w:ins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K</w:t>
      </w:r>
      <w:ins w:id="44" w:author="Fong RERHANG" w:date="2021-06-13T13:35:00Z">
        <w:r w:rsidR="007C60AB">
          <w:rPr>
            <w:rFonts w:ascii="Comic Sans MS" w:eastAsia="Arial" w:hAnsi="Comic Sans MS" w:cs="Arial"/>
            <w:sz w:val="20"/>
            <w:szCs w:val="20"/>
          </w:rPr>
          <w:t>h</w:t>
        </w:r>
      </w:ins>
      <w:r w:rsidRPr="00961213">
        <w:rPr>
          <w:rFonts w:ascii="Comic Sans MS" w:eastAsia="Arial" w:hAnsi="Comic Sans MS" w:cs="Arial"/>
          <w:sz w:val="20"/>
          <w:szCs w:val="20"/>
        </w:rPr>
        <w:t>oos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Kas</w:t>
      </w:r>
      <w:r w:rsidR="00A25672" w:rsidRPr="00961213">
        <w:rPr>
          <w:rFonts w:ascii="Comic Sans MS" w:eastAsia="Arial" w:hAnsi="Comic Sans MS" w:cs="Arial"/>
          <w:sz w:val="20"/>
          <w:szCs w:val="20"/>
        </w:rPr>
        <w:t xml:space="preserve">                 </w:t>
      </w:r>
      <w:proofErr w:type="spellStart"/>
      <w:ins w:id="45" w:author="Fong RERHANG" w:date="2021-06-13T13:35:00Z">
        <w:r w:rsidR="007C60AB">
          <w:rPr>
            <w:rFonts w:ascii="Comic Sans MS" w:eastAsia="Arial" w:hAnsi="Comic Sans MS" w:cs="Arial"/>
            <w:sz w:val="20"/>
            <w:szCs w:val="20"/>
          </w:rPr>
          <w:t>Nplooj</w:t>
        </w:r>
      </w:ins>
      <w:proofErr w:type="spellEnd"/>
      <w:del w:id="46" w:author="Fong RERHANG" w:date="2021-06-13T13:36:00Z">
        <w:r w:rsidR="00A25672" w:rsidRPr="00961213" w:rsidDel="007C60AB">
          <w:rPr>
            <w:rFonts w:ascii="Comic Sans MS" w:eastAsia="Arial" w:hAnsi="Comic Sans MS" w:cs="Arial"/>
            <w:sz w:val="20"/>
            <w:szCs w:val="20"/>
          </w:rPr>
          <w:delText xml:space="preserve"> </w:delText>
        </w:r>
        <w:r w:rsidR="001969DC" w:rsidRPr="00961213" w:rsidDel="007C60AB">
          <w:rPr>
            <w:rFonts w:ascii="Comic Sans MS" w:eastAsia="Arial" w:hAnsi="Comic Sans MS" w:cs="Arial"/>
            <w:spacing w:val="-1"/>
            <w:sz w:val="20"/>
            <w:szCs w:val="20"/>
          </w:rPr>
          <w:delText>Pg</w:delText>
        </w:r>
      </w:del>
      <w:r w:rsidR="001969DC" w:rsidRPr="00961213">
        <w:rPr>
          <w:rFonts w:ascii="Comic Sans MS" w:eastAsia="Arial" w:hAnsi="Comic Sans MS" w:cs="Arial"/>
          <w:sz w:val="20"/>
          <w:szCs w:val="20"/>
        </w:rPr>
        <w:t>. 3-4</w:t>
      </w:r>
    </w:p>
    <w:p w14:paraId="3F9C3728" w14:textId="2279E855" w:rsidR="00D9175C" w:rsidRPr="00961213" w:rsidRDefault="00D9175C" w:rsidP="004978A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r w:rsidRPr="00961213">
        <w:rPr>
          <w:rFonts w:ascii="Comic Sans MS" w:eastAsia="Arial" w:hAnsi="Comic Sans MS" w:cs="Arial"/>
          <w:spacing w:val="-2"/>
          <w:sz w:val="20"/>
          <w:szCs w:val="20"/>
        </w:rPr>
        <w:t xml:space="preserve">Teem </w:t>
      </w:r>
      <w:proofErr w:type="spellStart"/>
      <w:r w:rsidRPr="00961213">
        <w:rPr>
          <w:rFonts w:ascii="Comic Sans MS" w:eastAsia="Arial" w:hAnsi="Comic Sans MS" w:cs="Arial"/>
          <w:spacing w:val="-2"/>
          <w:sz w:val="20"/>
          <w:szCs w:val="20"/>
        </w:rPr>
        <w:t>Sij</w:t>
      </w:r>
      <w:proofErr w:type="spellEnd"/>
      <w:r w:rsidRPr="00961213">
        <w:rPr>
          <w:rFonts w:ascii="Comic Sans MS" w:eastAsia="Arial" w:hAnsi="Comic Sans MS" w:cs="Arial"/>
          <w:spacing w:val="-2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pacing w:val="-2"/>
          <w:sz w:val="20"/>
          <w:szCs w:val="20"/>
        </w:rPr>
        <w:t>Hawm</w:t>
      </w:r>
      <w:proofErr w:type="spellEnd"/>
      <w:r w:rsidRPr="00961213">
        <w:rPr>
          <w:rFonts w:ascii="Comic Sans MS" w:eastAsia="Arial" w:hAnsi="Comic Sans MS" w:cs="Arial"/>
          <w:spacing w:val="-2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pacing w:val="-2"/>
          <w:sz w:val="20"/>
          <w:szCs w:val="20"/>
        </w:rPr>
        <w:t>Txhua</w:t>
      </w:r>
      <w:proofErr w:type="spellEnd"/>
      <w:r w:rsidRPr="00961213">
        <w:rPr>
          <w:rFonts w:ascii="Comic Sans MS" w:eastAsia="Arial" w:hAnsi="Comic Sans MS" w:cs="Arial"/>
          <w:spacing w:val="-2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pacing w:val="-2"/>
          <w:sz w:val="20"/>
          <w:szCs w:val="20"/>
        </w:rPr>
        <w:t>Hnub</w:t>
      </w:r>
      <w:proofErr w:type="spellEnd"/>
      <w:r w:rsidRPr="00961213">
        <w:rPr>
          <w:rFonts w:ascii="Comic Sans MS" w:eastAsia="Arial" w:hAnsi="Comic Sans MS" w:cs="Arial"/>
          <w:spacing w:val="-2"/>
          <w:sz w:val="20"/>
          <w:szCs w:val="20"/>
        </w:rPr>
        <w:tab/>
      </w:r>
      <w:r w:rsidRPr="00961213">
        <w:rPr>
          <w:rFonts w:ascii="Comic Sans MS" w:eastAsia="Arial" w:hAnsi="Comic Sans MS" w:cs="Arial"/>
          <w:spacing w:val="-2"/>
          <w:sz w:val="20"/>
          <w:szCs w:val="20"/>
        </w:rPr>
        <w:tab/>
      </w:r>
      <w:r w:rsidR="009F471B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r w:rsidR="000E31B7" w:rsidRPr="00961213">
        <w:rPr>
          <w:rFonts w:ascii="Comic Sans MS" w:eastAsia="Arial" w:hAnsi="Comic Sans MS" w:cs="Arial"/>
          <w:sz w:val="20"/>
          <w:szCs w:val="20"/>
        </w:rPr>
        <w:tab/>
      </w:r>
      <w:r w:rsidR="005B634B">
        <w:rPr>
          <w:rFonts w:ascii="Comic Sans MS" w:eastAsia="Arial" w:hAnsi="Comic Sans MS" w:cs="Arial"/>
          <w:sz w:val="20"/>
          <w:szCs w:val="20"/>
        </w:rPr>
        <w:t xml:space="preserve">             </w:t>
      </w:r>
      <w:proofErr w:type="spellStart"/>
      <w:ins w:id="47" w:author="Fong RERHANG" w:date="2021-06-13T13:36:00Z">
        <w:r w:rsidR="007C60AB">
          <w:rPr>
            <w:rFonts w:ascii="Comic Sans MS" w:eastAsia="Arial" w:hAnsi="Comic Sans MS" w:cs="Arial"/>
            <w:sz w:val="20"/>
            <w:szCs w:val="20"/>
          </w:rPr>
          <w:t>Nplooj</w:t>
        </w:r>
      </w:ins>
      <w:proofErr w:type="spellEnd"/>
      <w:del w:id="48" w:author="Fong RERHANG" w:date="2021-06-13T13:36:00Z">
        <w:r w:rsidRPr="00961213" w:rsidDel="007C60AB">
          <w:rPr>
            <w:rFonts w:ascii="Comic Sans MS" w:eastAsia="Arial" w:hAnsi="Comic Sans MS" w:cs="Arial"/>
            <w:sz w:val="20"/>
            <w:szCs w:val="20"/>
          </w:rPr>
          <w:delText>Pg</w:delText>
        </w:r>
      </w:del>
      <w:r w:rsidRPr="00961213">
        <w:rPr>
          <w:rFonts w:ascii="Comic Sans MS" w:eastAsia="Arial" w:hAnsi="Comic Sans MS" w:cs="Arial"/>
          <w:sz w:val="20"/>
          <w:szCs w:val="20"/>
        </w:rPr>
        <w:t>. 5-6</w:t>
      </w:r>
    </w:p>
    <w:p w14:paraId="66FCC761" w14:textId="5A46B1C3" w:rsidR="00D9175C" w:rsidRPr="00961213" w:rsidRDefault="007C60AB" w:rsidP="004978A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proofErr w:type="spellStart"/>
      <w:ins w:id="49" w:author="Fong RERHANG" w:date="2021-06-13T13:38:00Z">
        <w:r>
          <w:rPr>
            <w:rFonts w:ascii="Comic Sans MS" w:eastAsia="Arial" w:hAnsi="Comic Sans MS" w:cs="Arial"/>
            <w:sz w:val="20"/>
            <w:szCs w:val="20"/>
          </w:rPr>
          <w:t>Nkag</w:t>
        </w:r>
        <w:proofErr w:type="spellEnd"/>
        <w:r>
          <w:rPr>
            <w:rFonts w:ascii="Comic Sans MS" w:eastAsia="Arial" w:hAnsi="Comic Sans MS" w:cs="Arial"/>
            <w:sz w:val="20"/>
            <w:szCs w:val="20"/>
          </w:rPr>
          <w:t xml:space="preserve"> </w:t>
        </w:r>
        <w:proofErr w:type="spellStart"/>
        <w:r>
          <w:rPr>
            <w:rFonts w:ascii="Comic Sans MS" w:eastAsia="Arial" w:hAnsi="Comic Sans MS" w:cs="Arial"/>
            <w:sz w:val="20"/>
            <w:szCs w:val="20"/>
          </w:rPr>
          <w:t>Siab</w:t>
        </w:r>
      </w:ins>
      <w:proofErr w:type="spellEnd"/>
      <w:del w:id="50" w:author="Fong RERHANG" w:date="2021-06-13T13:38:00Z">
        <w:r w:rsidR="00D9175C" w:rsidRPr="00961213" w:rsidDel="007C60AB">
          <w:rPr>
            <w:rFonts w:ascii="Comic Sans MS" w:eastAsia="Arial" w:hAnsi="Comic Sans MS" w:cs="Arial"/>
            <w:sz w:val="20"/>
            <w:szCs w:val="20"/>
          </w:rPr>
          <w:delText>To taub</w:delText>
        </w:r>
      </w:del>
      <w:r w:rsidR="00D9175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del w:id="51" w:author="Fong RERHANG" w:date="2021-06-13T13:38:00Z">
        <w:r w:rsidR="00D9175C" w:rsidRPr="00961213" w:rsidDel="007C60AB">
          <w:rPr>
            <w:rFonts w:ascii="Comic Sans MS" w:eastAsia="Arial" w:hAnsi="Comic Sans MS" w:cs="Arial"/>
            <w:sz w:val="20"/>
            <w:szCs w:val="20"/>
          </w:rPr>
          <w:delText>t</w:delText>
        </w:r>
      </w:del>
      <w:proofErr w:type="spellStart"/>
      <w:ins w:id="52" w:author="Fong RERHANG" w:date="2021-06-13T13:38:00Z">
        <w:r>
          <w:rPr>
            <w:rFonts w:ascii="Comic Sans MS" w:eastAsia="Arial" w:hAnsi="Comic Sans MS" w:cs="Arial"/>
            <w:sz w:val="20"/>
            <w:szCs w:val="20"/>
          </w:rPr>
          <w:t>T</w:t>
        </w:r>
      </w:ins>
      <w:r w:rsidR="00D9175C" w:rsidRPr="00961213">
        <w:rPr>
          <w:rFonts w:ascii="Comic Sans MS" w:eastAsia="Arial" w:hAnsi="Comic Sans MS" w:cs="Arial"/>
          <w:sz w:val="20"/>
          <w:szCs w:val="20"/>
        </w:rPr>
        <w:t>xog</w:t>
      </w:r>
      <w:proofErr w:type="spellEnd"/>
      <w:r w:rsidR="00D9175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D9175C" w:rsidRPr="00961213">
        <w:rPr>
          <w:rFonts w:ascii="Comic Sans MS" w:eastAsia="Arial" w:hAnsi="Comic Sans MS" w:cs="Arial"/>
          <w:sz w:val="20"/>
          <w:szCs w:val="20"/>
        </w:rPr>
        <w:t>Koj</w:t>
      </w:r>
      <w:proofErr w:type="spellEnd"/>
      <w:r w:rsidR="00D9175C" w:rsidRPr="00961213">
        <w:rPr>
          <w:rFonts w:ascii="Comic Sans MS" w:eastAsia="Arial" w:hAnsi="Comic Sans MS" w:cs="Arial"/>
          <w:sz w:val="20"/>
          <w:szCs w:val="20"/>
        </w:rPr>
        <w:t xml:space="preserve"> Li Kev </w:t>
      </w:r>
      <w:proofErr w:type="spellStart"/>
      <w:r w:rsidR="00D9175C" w:rsidRPr="00961213">
        <w:rPr>
          <w:rFonts w:ascii="Comic Sans MS" w:eastAsia="Arial" w:hAnsi="Comic Sans MS" w:cs="Arial"/>
          <w:sz w:val="20"/>
          <w:szCs w:val="20"/>
        </w:rPr>
        <w:t>Raug</w:t>
      </w:r>
      <w:proofErr w:type="spellEnd"/>
      <w:r w:rsidR="00D9175C" w:rsidRPr="00961213">
        <w:rPr>
          <w:rFonts w:ascii="Comic Sans MS" w:eastAsia="Arial" w:hAnsi="Comic Sans MS" w:cs="Arial"/>
          <w:sz w:val="20"/>
          <w:szCs w:val="20"/>
        </w:rPr>
        <w:t xml:space="preserve"> Cai</w:t>
      </w:r>
      <w:r w:rsidR="00D9175C" w:rsidRPr="00961213">
        <w:rPr>
          <w:rFonts w:ascii="Comic Sans MS" w:eastAsia="Arial" w:hAnsi="Comic Sans MS" w:cs="Arial"/>
          <w:sz w:val="20"/>
          <w:szCs w:val="20"/>
        </w:rPr>
        <w:tab/>
      </w:r>
      <w:r w:rsidR="00485B15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r w:rsidR="000E31B7" w:rsidRPr="00961213">
        <w:rPr>
          <w:rFonts w:ascii="Comic Sans MS" w:eastAsia="Arial" w:hAnsi="Comic Sans MS" w:cs="Arial"/>
          <w:sz w:val="20"/>
          <w:szCs w:val="20"/>
        </w:rPr>
        <w:tab/>
      </w:r>
      <w:r w:rsidR="00876EAE" w:rsidRPr="00961213">
        <w:rPr>
          <w:rFonts w:ascii="Comic Sans MS" w:eastAsia="Arial" w:hAnsi="Comic Sans MS" w:cs="Arial"/>
          <w:sz w:val="20"/>
          <w:szCs w:val="20"/>
        </w:rPr>
        <w:t xml:space="preserve">         </w:t>
      </w:r>
      <w:r w:rsidR="005B634B">
        <w:rPr>
          <w:rFonts w:ascii="Comic Sans MS" w:eastAsia="Arial" w:hAnsi="Comic Sans MS" w:cs="Arial"/>
          <w:sz w:val="20"/>
          <w:szCs w:val="20"/>
        </w:rPr>
        <w:t xml:space="preserve">  </w:t>
      </w:r>
      <w:del w:id="53" w:author="Fong RERHANG" w:date="2021-06-13T13:39:00Z">
        <w:r w:rsidR="00876EAE" w:rsidRPr="00961213" w:rsidDel="007C60AB">
          <w:rPr>
            <w:rFonts w:ascii="Comic Sans MS" w:eastAsia="Arial" w:hAnsi="Comic Sans MS" w:cs="Arial"/>
            <w:sz w:val="20"/>
            <w:szCs w:val="20"/>
          </w:rPr>
          <w:delText xml:space="preserve">  </w:delText>
        </w:r>
      </w:del>
      <w:proofErr w:type="spellStart"/>
      <w:ins w:id="54" w:author="Fong RERHANG" w:date="2021-06-13T13:39:00Z">
        <w:r>
          <w:rPr>
            <w:rFonts w:ascii="Comic Sans MS" w:eastAsia="Arial" w:hAnsi="Comic Sans MS" w:cs="Arial"/>
            <w:sz w:val="20"/>
            <w:szCs w:val="20"/>
          </w:rPr>
          <w:t>Nplooj</w:t>
        </w:r>
      </w:ins>
      <w:proofErr w:type="spellEnd"/>
      <w:del w:id="55" w:author="Fong RERHANG" w:date="2021-06-13T13:39:00Z">
        <w:r w:rsidR="00D9175C" w:rsidRPr="00961213" w:rsidDel="007C60AB">
          <w:rPr>
            <w:rFonts w:ascii="Comic Sans MS" w:eastAsia="Arial" w:hAnsi="Comic Sans MS" w:cs="Arial"/>
            <w:sz w:val="20"/>
            <w:szCs w:val="20"/>
          </w:rPr>
          <w:delText>Pg</w:delText>
        </w:r>
      </w:del>
      <w:r w:rsidR="00D9175C" w:rsidRPr="00961213">
        <w:rPr>
          <w:rFonts w:ascii="Comic Sans MS" w:eastAsia="Arial" w:hAnsi="Comic Sans MS" w:cs="Arial"/>
          <w:sz w:val="20"/>
          <w:szCs w:val="20"/>
        </w:rPr>
        <w:t>. 6-7</w:t>
      </w:r>
    </w:p>
    <w:p w14:paraId="0A79C9E1" w14:textId="7F070FF0" w:rsidR="00D9175C" w:rsidRPr="00961213" w:rsidRDefault="000E31B7" w:rsidP="0016668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Koj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D26F13" w:rsidRPr="00961213">
        <w:rPr>
          <w:rFonts w:ascii="Comic Sans MS" w:eastAsia="Arial" w:hAnsi="Comic Sans MS" w:cs="Arial"/>
          <w:sz w:val="20"/>
          <w:szCs w:val="20"/>
        </w:rPr>
        <w:t>Txoj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Cai </w:t>
      </w:r>
      <w:proofErr w:type="spellStart"/>
      <w:ins w:id="56" w:author="Fong RERHANG" w:date="2021-06-13T13:40:00Z">
        <w:r w:rsidR="007C60AB">
          <w:rPr>
            <w:rFonts w:ascii="Comic Sans MS" w:eastAsia="Arial" w:hAnsi="Comic Sans MS" w:cs="Arial"/>
            <w:sz w:val="20"/>
            <w:szCs w:val="20"/>
          </w:rPr>
          <w:t>Ntiag</w:t>
        </w:r>
        <w:proofErr w:type="spellEnd"/>
        <w:r w:rsidR="007C60AB">
          <w:rPr>
            <w:rFonts w:ascii="Comic Sans MS" w:eastAsia="Arial" w:hAnsi="Comic Sans MS" w:cs="Arial"/>
            <w:sz w:val="20"/>
            <w:szCs w:val="20"/>
          </w:rPr>
          <w:t xml:space="preserve"> Tus</w:t>
        </w:r>
      </w:ins>
      <w:del w:id="57" w:author="Fong RERHANG" w:date="2021-06-13T13:40:00Z">
        <w:r w:rsidRPr="00961213" w:rsidDel="007C60AB">
          <w:rPr>
            <w:rFonts w:ascii="Comic Sans MS" w:eastAsia="Arial" w:hAnsi="Comic Sans MS" w:cs="Arial"/>
            <w:sz w:val="20"/>
            <w:szCs w:val="20"/>
          </w:rPr>
          <w:delText>Tsis Pub Leej Twg Paub</w:delText>
        </w:r>
      </w:del>
      <w:r w:rsidRPr="00961213">
        <w:rPr>
          <w:rFonts w:ascii="Comic Sans MS" w:eastAsia="Arial" w:hAnsi="Comic Sans MS" w:cs="Arial"/>
          <w:sz w:val="20"/>
          <w:szCs w:val="20"/>
        </w:rPr>
        <w:tab/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="005B634B">
        <w:rPr>
          <w:rFonts w:ascii="Comic Sans MS" w:eastAsia="Arial" w:hAnsi="Comic Sans MS" w:cs="Arial"/>
          <w:sz w:val="20"/>
          <w:szCs w:val="20"/>
        </w:rPr>
        <w:t xml:space="preserve">             </w:t>
      </w:r>
      <w:proofErr w:type="spellStart"/>
      <w:ins w:id="58" w:author="Fong RERHANG" w:date="2021-06-13T13:40:00Z">
        <w:r w:rsidR="007C60AB">
          <w:rPr>
            <w:rFonts w:ascii="Comic Sans MS" w:eastAsia="Arial" w:hAnsi="Comic Sans MS" w:cs="Arial"/>
            <w:sz w:val="20"/>
            <w:szCs w:val="20"/>
          </w:rPr>
          <w:lastRenderedPageBreak/>
          <w:t>Nplooj</w:t>
        </w:r>
      </w:ins>
      <w:proofErr w:type="spellEnd"/>
      <w:del w:id="59" w:author="Fong RERHANG" w:date="2021-06-13T13:40:00Z">
        <w:r w:rsidR="00D9175C" w:rsidRPr="00961213" w:rsidDel="007C60AB">
          <w:rPr>
            <w:rFonts w:ascii="Comic Sans MS" w:eastAsia="Arial" w:hAnsi="Comic Sans MS" w:cs="Arial"/>
            <w:sz w:val="20"/>
            <w:szCs w:val="20"/>
          </w:rPr>
          <w:delText>Pg</w:delText>
        </w:r>
      </w:del>
      <w:r w:rsidR="00D9175C" w:rsidRPr="00961213">
        <w:rPr>
          <w:rFonts w:ascii="Comic Sans MS" w:eastAsia="Arial" w:hAnsi="Comic Sans MS" w:cs="Arial"/>
          <w:sz w:val="20"/>
          <w:szCs w:val="20"/>
        </w:rPr>
        <w:t>. 7</w:t>
      </w:r>
    </w:p>
    <w:p w14:paraId="03D3EB35" w14:textId="4D3A6B4B" w:rsidR="00166682" w:rsidRPr="00961213" w:rsidRDefault="000E31B7" w:rsidP="004978A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Koj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Cov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Cai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Tus </w:t>
      </w:r>
      <w:proofErr w:type="spellStart"/>
      <w:r w:rsidR="00166682" w:rsidRPr="00961213">
        <w:rPr>
          <w:rFonts w:ascii="Comic Sans MS" w:eastAsia="Arial" w:hAnsi="Comic Sans MS" w:cs="Arial"/>
          <w:sz w:val="20"/>
          <w:szCs w:val="20"/>
        </w:rPr>
        <w:t>Qhua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PHF</w:t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="005B634B">
        <w:rPr>
          <w:rFonts w:ascii="Comic Sans MS" w:eastAsia="Arial" w:hAnsi="Comic Sans MS" w:cs="Arial"/>
          <w:sz w:val="20"/>
          <w:szCs w:val="20"/>
        </w:rPr>
        <w:t xml:space="preserve">             </w:t>
      </w:r>
      <w:proofErr w:type="spellStart"/>
      <w:ins w:id="60" w:author="Fong RERHANG" w:date="2021-06-13T13:41:00Z">
        <w:r w:rsidR="007C60AB">
          <w:rPr>
            <w:rFonts w:ascii="Comic Sans MS" w:eastAsia="Arial" w:hAnsi="Comic Sans MS" w:cs="Arial"/>
            <w:sz w:val="20"/>
            <w:szCs w:val="20"/>
          </w:rPr>
          <w:t>Nplooj</w:t>
        </w:r>
      </w:ins>
      <w:proofErr w:type="spellEnd"/>
      <w:del w:id="61" w:author="Fong RERHANG" w:date="2021-06-13T13:41:00Z">
        <w:r w:rsidR="00D9175C" w:rsidRPr="00961213" w:rsidDel="007C60AB">
          <w:rPr>
            <w:rFonts w:ascii="Comic Sans MS" w:eastAsia="Arial" w:hAnsi="Comic Sans MS" w:cs="Arial"/>
            <w:sz w:val="20"/>
            <w:szCs w:val="20"/>
          </w:rPr>
          <w:delText>Pg</w:delText>
        </w:r>
      </w:del>
      <w:r w:rsidR="00D9175C" w:rsidRPr="00961213">
        <w:rPr>
          <w:rFonts w:ascii="Comic Sans MS" w:eastAsia="Arial" w:hAnsi="Comic Sans MS" w:cs="Arial"/>
          <w:sz w:val="20"/>
          <w:szCs w:val="20"/>
        </w:rPr>
        <w:t xml:space="preserve">. 7. </w:t>
      </w:r>
    </w:p>
    <w:p w14:paraId="79DA7403" w14:textId="744B8FE0" w:rsidR="00D9175C" w:rsidRPr="00961213" w:rsidRDefault="000E31B7" w:rsidP="004978A2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</w:pP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Txhua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Tus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Ua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Pr="00961213">
        <w:rPr>
          <w:rFonts w:ascii="Comic Sans MS" w:eastAsia="Arial" w:hAnsi="Comic Sans MS" w:cs="Arial"/>
          <w:sz w:val="20"/>
          <w:szCs w:val="20"/>
        </w:rPr>
        <w:t>Raws</w:t>
      </w:r>
      <w:proofErr w:type="spellEnd"/>
      <w:r w:rsidRPr="00961213">
        <w:rPr>
          <w:rFonts w:ascii="Comic Sans MS" w:eastAsia="Arial" w:hAnsi="Comic Sans MS" w:cs="Arial"/>
          <w:sz w:val="20"/>
          <w:szCs w:val="20"/>
        </w:rPr>
        <w:t xml:space="preserve"> Tib </w:t>
      </w:r>
      <w:proofErr w:type="spellStart"/>
      <w:ins w:id="62" w:author="Fong RERHANG" w:date="2021-06-13T13:41:00Z">
        <w:r w:rsidR="007C60AB">
          <w:rPr>
            <w:rFonts w:ascii="Comic Sans MS" w:eastAsia="Arial" w:hAnsi="Comic Sans MS" w:cs="Arial"/>
            <w:sz w:val="20"/>
            <w:szCs w:val="20"/>
          </w:rPr>
          <w:t>Cov</w:t>
        </w:r>
      </w:ins>
      <w:proofErr w:type="spellEnd"/>
      <w:del w:id="63" w:author="Fong RERHANG" w:date="2021-06-13T13:41:00Z">
        <w:r w:rsidR="00E9097E" w:rsidRPr="00961213" w:rsidDel="007C60AB">
          <w:rPr>
            <w:rFonts w:ascii="Comic Sans MS" w:eastAsia="Arial" w:hAnsi="Comic Sans MS" w:cs="Arial"/>
            <w:sz w:val="20"/>
            <w:szCs w:val="20"/>
          </w:rPr>
          <w:delText>txoj</w:delText>
        </w:r>
      </w:del>
      <w:r w:rsidRPr="00961213">
        <w:rPr>
          <w:rFonts w:ascii="Comic Sans MS" w:eastAsia="Arial" w:hAnsi="Comic Sans MS" w:cs="Arial"/>
          <w:sz w:val="20"/>
          <w:szCs w:val="20"/>
        </w:rPr>
        <w:t xml:space="preserve"> Cai</w:t>
      </w:r>
      <w:r w:rsidRPr="00961213">
        <w:rPr>
          <w:rFonts w:ascii="Comic Sans MS" w:eastAsia="Arial" w:hAnsi="Comic Sans MS" w:cs="Arial"/>
          <w:sz w:val="20"/>
          <w:szCs w:val="20"/>
        </w:rPr>
        <w:tab/>
      </w:r>
      <w:r w:rsidR="00E9097E" w:rsidRPr="00961213">
        <w:rPr>
          <w:rFonts w:ascii="Comic Sans MS" w:eastAsia="Arial" w:hAnsi="Comic Sans MS" w:cs="Arial"/>
          <w:sz w:val="20"/>
          <w:szCs w:val="20"/>
        </w:rPr>
        <w:t xml:space="preserve">      </w:t>
      </w:r>
      <w:r w:rsidR="00876EAE" w:rsidRPr="00961213">
        <w:rPr>
          <w:rFonts w:ascii="Comic Sans MS" w:eastAsia="Arial" w:hAnsi="Comic Sans MS" w:cs="Arial"/>
          <w:sz w:val="20"/>
          <w:szCs w:val="20"/>
        </w:rPr>
        <w:t xml:space="preserve">           </w:t>
      </w:r>
      <w:r w:rsidR="00E9097E" w:rsidRPr="00961213">
        <w:rPr>
          <w:rFonts w:ascii="Comic Sans MS" w:eastAsia="Arial" w:hAnsi="Comic Sans MS" w:cs="Arial"/>
          <w:sz w:val="20"/>
          <w:szCs w:val="20"/>
        </w:rPr>
        <w:t xml:space="preserve">    </w:t>
      </w:r>
      <w:r w:rsidR="005B634B">
        <w:rPr>
          <w:rFonts w:ascii="Comic Sans MS" w:eastAsia="Arial" w:hAnsi="Comic Sans MS" w:cs="Arial"/>
          <w:sz w:val="20"/>
          <w:szCs w:val="20"/>
        </w:rPr>
        <w:t xml:space="preserve">   </w:t>
      </w:r>
      <w:proofErr w:type="spellStart"/>
      <w:ins w:id="64" w:author="Fong RERHANG" w:date="2021-06-13T13:41:00Z">
        <w:r w:rsidR="007C60AB">
          <w:rPr>
            <w:rFonts w:ascii="Comic Sans MS" w:eastAsia="Arial" w:hAnsi="Comic Sans MS" w:cs="Arial"/>
            <w:sz w:val="20"/>
            <w:szCs w:val="20"/>
          </w:rPr>
          <w:t>Nplooj</w:t>
        </w:r>
      </w:ins>
      <w:proofErr w:type="spellEnd"/>
      <w:del w:id="65" w:author="Fong RERHANG" w:date="2021-06-13T13:41:00Z">
        <w:r w:rsidR="005B634B" w:rsidDel="007C60AB">
          <w:rPr>
            <w:rFonts w:ascii="Comic Sans MS" w:eastAsia="Arial" w:hAnsi="Comic Sans MS" w:cs="Arial"/>
            <w:sz w:val="20"/>
            <w:szCs w:val="20"/>
          </w:rPr>
          <w:delText xml:space="preserve"> </w:delText>
        </w:r>
        <w:r w:rsidR="00D9175C" w:rsidRPr="00961213" w:rsidDel="007C60AB">
          <w:rPr>
            <w:rFonts w:ascii="Comic Sans MS" w:eastAsia="Arial" w:hAnsi="Comic Sans MS" w:cs="Arial"/>
            <w:sz w:val="20"/>
            <w:szCs w:val="20"/>
          </w:rPr>
          <w:delText>Pg</w:delText>
        </w:r>
      </w:del>
      <w:r w:rsidR="00D9175C" w:rsidRPr="00961213">
        <w:rPr>
          <w:rFonts w:ascii="Comic Sans MS" w:eastAsia="Arial" w:hAnsi="Comic Sans MS" w:cs="Arial"/>
          <w:sz w:val="20"/>
          <w:szCs w:val="20"/>
        </w:rPr>
        <w:t>. 8</w:t>
      </w:r>
    </w:p>
    <w:p w14:paraId="4CA17D37" w14:textId="040E8344" w:rsidR="00D9175C" w:rsidRPr="007C60AB" w:rsidRDefault="00D9175C" w:rsidP="00175C9E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  <w:rPrChange w:id="66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</w:pPr>
      <w:r w:rsidRPr="007C60AB">
        <w:rPr>
          <w:rFonts w:ascii="Comic Sans MS" w:eastAsia="Arial" w:hAnsi="Comic Sans MS" w:cs="Arial"/>
          <w:sz w:val="20"/>
          <w:szCs w:val="20"/>
          <w:rPrChange w:id="67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 xml:space="preserve">Kev </w:t>
      </w:r>
      <w:proofErr w:type="spellStart"/>
      <w:r w:rsidRPr="007C60AB">
        <w:rPr>
          <w:rFonts w:ascii="Comic Sans MS" w:eastAsia="Arial" w:hAnsi="Comic Sans MS" w:cs="Arial"/>
          <w:sz w:val="20"/>
          <w:szCs w:val="20"/>
          <w:rPrChange w:id="68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>Nyab</w:t>
      </w:r>
      <w:proofErr w:type="spellEnd"/>
      <w:r w:rsidRPr="007C60AB">
        <w:rPr>
          <w:rFonts w:ascii="Comic Sans MS" w:eastAsia="Arial" w:hAnsi="Comic Sans MS" w:cs="Arial"/>
          <w:sz w:val="20"/>
          <w:szCs w:val="20"/>
          <w:rPrChange w:id="69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 xml:space="preserve"> </w:t>
      </w:r>
      <w:proofErr w:type="spellStart"/>
      <w:r w:rsidRPr="007C60AB">
        <w:rPr>
          <w:rFonts w:ascii="Comic Sans MS" w:eastAsia="Arial" w:hAnsi="Comic Sans MS" w:cs="Arial"/>
          <w:sz w:val="20"/>
          <w:szCs w:val="20"/>
          <w:rPrChange w:id="70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>Xeeb</w:t>
      </w:r>
      <w:proofErr w:type="spellEnd"/>
      <w:r w:rsidRPr="007C60AB">
        <w:rPr>
          <w:rFonts w:ascii="Comic Sans MS" w:eastAsia="Arial" w:hAnsi="Comic Sans MS" w:cs="Arial"/>
          <w:sz w:val="20"/>
          <w:szCs w:val="20"/>
          <w:rPrChange w:id="71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 xml:space="preserve"> </w:t>
      </w:r>
      <w:proofErr w:type="spellStart"/>
      <w:r w:rsidRPr="007C60AB">
        <w:rPr>
          <w:rFonts w:ascii="Comic Sans MS" w:eastAsia="Arial" w:hAnsi="Comic Sans MS" w:cs="Arial"/>
          <w:sz w:val="20"/>
          <w:szCs w:val="20"/>
          <w:rPrChange w:id="72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>Yog</w:t>
      </w:r>
      <w:proofErr w:type="spellEnd"/>
      <w:r w:rsidRPr="007C60AB">
        <w:rPr>
          <w:rFonts w:ascii="Comic Sans MS" w:eastAsia="Arial" w:hAnsi="Comic Sans MS" w:cs="Arial"/>
          <w:sz w:val="20"/>
          <w:szCs w:val="20"/>
          <w:rPrChange w:id="73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 xml:space="preserve"> </w:t>
      </w:r>
      <w:proofErr w:type="spellStart"/>
      <w:ins w:id="74" w:author="Fong RERHANG" w:date="2021-06-13T13:43:00Z">
        <w:r w:rsidR="007C60AB" w:rsidRPr="0077593F">
          <w:rPr>
            <w:rFonts w:ascii="Comic Sans MS" w:eastAsia="Arial" w:hAnsi="Comic Sans MS" w:cs="Arial"/>
            <w:sz w:val="20"/>
            <w:szCs w:val="20"/>
          </w:rPr>
          <w:t>Peb</w:t>
        </w:r>
        <w:proofErr w:type="spellEnd"/>
        <w:r w:rsidR="007C60AB" w:rsidRPr="007C60AB">
          <w:rPr>
            <w:rFonts w:ascii="Comic Sans MS" w:eastAsia="Arial" w:hAnsi="Comic Sans MS" w:cs="Arial"/>
            <w:sz w:val="20"/>
            <w:szCs w:val="20"/>
          </w:rPr>
          <w:t xml:space="preserve"> </w:t>
        </w:r>
      </w:ins>
      <w:proofErr w:type="spellStart"/>
      <w:r w:rsidRPr="007C60AB">
        <w:rPr>
          <w:rFonts w:ascii="Comic Sans MS" w:eastAsia="Arial" w:hAnsi="Comic Sans MS" w:cs="Arial"/>
          <w:sz w:val="20"/>
          <w:szCs w:val="20"/>
          <w:rPrChange w:id="75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>Qhov</w:t>
      </w:r>
      <w:proofErr w:type="spellEnd"/>
      <w:r w:rsidRPr="007C60AB">
        <w:rPr>
          <w:rFonts w:ascii="Comic Sans MS" w:eastAsia="Arial" w:hAnsi="Comic Sans MS" w:cs="Arial"/>
          <w:sz w:val="20"/>
          <w:szCs w:val="20"/>
          <w:rPrChange w:id="76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 xml:space="preserve"> </w:t>
      </w:r>
      <w:proofErr w:type="spellStart"/>
      <w:r w:rsidRPr="007C60AB">
        <w:rPr>
          <w:rFonts w:ascii="Comic Sans MS" w:eastAsia="Arial" w:hAnsi="Comic Sans MS" w:cs="Arial"/>
          <w:sz w:val="20"/>
          <w:szCs w:val="20"/>
          <w:rPrChange w:id="77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>Tseem</w:t>
      </w:r>
      <w:proofErr w:type="spellEnd"/>
      <w:r w:rsidRPr="007C60AB">
        <w:rPr>
          <w:rFonts w:ascii="Comic Sans MS" w:eastAsia="Arial" w:hAnsi="Comic Sans MS" w:cs="Arial"/>
          <w:sz w:val="20"/>
          <w:szCs w:val="20"/>
          <w:rPrChange w:id="78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 xml:space="preserve"> </w:t>
      </w:r>
      <w:proofErr w:type="spellStart"/>
      <w:r w:rsidRPr="007C60AB">
        <w:rPr>
          <w:rFonts w:ascii="Comic Sans MS" w:eastAsia="Arial" w:hAnsi="Comic Sans MS" w:cs="Arial"/>
          <w:sz w:val="20"/>
          <w:szCs w:val="20"/>
          <w:rPrChange w:id="79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>Ceeb</w:t>
      </w:r>
      <w:proofErr w:type="spellEnd"/>
      <w:r w:rsidRPr="007C60AB">
        <w:rPr>
          <w:rFonts w:ascii="Comic Sans MS" w:eastAsia="Arial" w:hAnsi="Comic Sans MS" w:cs="Arial"/>
          <w:sz w:val="20"/>
          <w:szCs w:val="20"/>
          <w:rPrChange w:id="80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 xml:space="preserve"> </w:t>
      </w:r>
      <w:del w:id="81" w:author="Fong RERHANG" w:date="2021-06-13T13:43:00Z">
        <w:r w:rsidR="00482CE7" w:rsidRPr="007C60AB" w:rsidDel="007C60AB">
          <w:rPr>
            <w:rFonts w:ascii="Comic Sans MS" w:eastAsia="Arial" w:hAnsi="Comic Sans MS" w:cs="Arial"/>
            <w:sz w:val="20"/>
            <w:szCs w:val="20"/>
            <w:rPrChange w:id="82" w:author="Fong RERHANG" w:date="2021-06-13T13:42:00Z">
              <w:rPr>
                <w:rFonts w:ascii="Comic Sans MS" w:eastAsia="Arial" w:hAnsi="Comic Sans MS" w:cs="Arial"/>
                <w:sz w:val="16"/>
                <w:szCs w:val="16"/>
              </w:rPr>
            </w:rPrChange>
          </w:rPr>
          <w:delText xml:space="preserve">Ntawm </w:delText>
        </w:r>
        <w:r w:rsidRPr="007C60AB" w:rsidDel="007C60AB">
          <w:rPr>
            <w:rFonts w:ascii="Comic Sans MS" w:eastAsia="Arial" w:hAnsi="Comic Sans MS" w:cs="Arial"/>
            <w:sz w:val="20"/>
            <w:szCs w:val="20"/>
            <w:rPrChange w:id="83" w:author="Fong RERHANG" w:date="2021-06-13T13:42:00Z">
              <w:rPr>
                <w:rFonts w:ascii="Comic Sans MS" w:eastAsia="Arial" w:hAnsi="Comic Sans MS" w:cs="Arial"/>
                <w:sz w:val="16"/>
                <w:szCs w:val="16"/>
              </w:rPr>
            </w:rPrChange>
          </w:rPr>
          <w:delText xml:space="preserve">Peb </w:delText>
        </w:r>
      </w:del>
      <w:r w:rsidRPr="007C60AB">
        <w:rPr>
          <w:rFonts w:ascii="Comic Sans MS" w:eastAsia="Arial" w:hAnsi="Comic Sans MS" w:cs="Arial"/>
          <w:sz w:val="20"/>
          <w:szCs w:val="20"/>
          <w:rPrChange w:id="84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>(</w:t>
      </w:r>
      <w:proofErr w:type="spellStart"/>
      <w:del w:id="85" w:author="Fong RERHANG" w:date="2021-06-13T13:48:00Z">
        <w:r w:rsidRPr="007C60AB" w:rsidDel="00175C9E">
          <w:rPr>
            <w:rFonts w:ascii="Comic Sans MS" w:eastAsia="Arial" w:hAnsi="Comic Sans MS" w:cs="Arial"/>
            <w:sz w:val="20"/>
            <w:szCs w:val="20"/>
            <w:rPrChange w:id="86" w:author="Fong RERHANG" w:date="2021-06-13T13:42:00Z">
              <w:rPr>
                <w:rFonts w:ascii="Comic Sans MS" w:eastAsia="Arial" w:hAnsi="Comic Sans MS" w:cs="Arial"/>
                <w:sz w:val="16"/>
                <w:szCs w:val="16"/>
              </w:rPr>
            </w:rPrChange>
          </w:rPr>
          <w:delText>Txoj Hauj</w:delText>
        </w:r>
        <w:r w:rsidR="00BE2D64" w:rsidRPr="007C60AB" w:rsidDel="00175C9E">
          <w:rPr>
            <w:rFonts w:ascii="Comic Sans MS" w:eastAsia="Arial" w:hAnsi="Comic Sans MS" w:cs="Arial"/>
            <w:sz w:val="20"/>
            <w:szCs w:val="20"/>
            <w:rPrChange w:id="87" w:author="Fong RERHANG" w:date="2021-06-13T13:42:00Z">
              <w:rPr>
                <w:rFonts w:ascii="Comic Sans MS" w:eastAsia="Arial" w:hAnsi="Comic Sans MS" w:cs="Arial"/>
                <w:sz w:val="16"/>
                <w:szCs w:val="16"/>
              </w:rPr>
            </w:rPrChange>
          </w:rPr>
          <w:delText xml:space="preserve"> </w:delText>
        </w:r>
      </w:del>
      <w:del w:id="88" w:author="Fong RERHANG" w:date="2021-06-13T13:46:00Z">
        <w:r w:rsidRPr="007C60AB" w:rsidDel="00175C9E">
          <w:rPr>
            <w:rFonts w:ascii="Comic Sans MS" w:eastAsia="Arial" w:hAnsi="Comic Sans MS" w:cs="Arial"/>
            <w:sz w:val="20"/>
            <w:szCs w:val="20"/>
            <w:rPrChange w:id="89" w:author="Fong RERHANG" w:date="2021-06-13T13:42:00Z">
              <w:rPr>
                <w:rFonts w:ascii="Comic Sans MS" w:eastAsia="Arial" w:hAnsi="Comic Sans MS" w:cs="Arial"/>
                <w:sz w:val="16"/>
                <w:szCs w:val="16"/>
              </w:rPr>
            </w:rPrChange>
          </w:rPr>
          <w:delText>l</w:delText>
        </w:r>
      </w:del>
      <w:del w:id="90" w:author="Fong RERHANG" w:date="2021-06-13T13:48:00Z">
        <w:r w:rsidRPr="007C60AB" w:rsidDel="00175C9E">
          <w:rPr>
            <w:rFonts w:ascii="Comic Sans MS" w:eastAsia="Arial" w:hAnsi="Comic Sans MS" w:cs="Arial"/>
            <w:sz w:val="20"/>
            <w:szCs w:val="20"/>
            <w:rPrChange w:id="91" w:author="Fong RERHANG" w:date="2021-06-13T13:42:00Z">
              <w:rPr>
                <w:rFonts w:ascii="Comic Sans MS" w:eastAsia="Arial" w:hAnsi="Comic Sans MS" w:cs="Arial"/>
                <w:sz w:val="16"/>
                <w:szCs w:val="16"/>
              </w:rPr>
            </w:rPrChange>
          </w:rPr>
          <w:delText>wm</w:delText>
        </w:r>
      </w:del>
      <w:ins w:id="92" w:author="Fong RERHANG" w:date="2021-06-13T13:48:00Z">
        <w:r w:rsidR="00175C9E">
          <w:rPr>
            <w:rFonts w:ascii="Comic Sans MS" w:eastAsia="Arial" w:hAnsi="Comic Sans MS" w:cs="Arial"/>
            <w:sz w:val="20"/>
            <w:szCs w:val="20"/>
          </w:rPr>
          <w:t>Qhov</w:t>
        </w:r>
      </w:ins>
      <w:proofErr w:type="spellEnd"/>
      <w:r w:rsidRPr="007C60AB">
        <w:rPr>
          <w:rFonts w:ascii="Comic Sans MS" w:eastAsia="Arial" w:hAnsi="Comic Sans MS" w:cs="Arial"/>
          <w:sz w:val="20"/>
          <w:szCs w:val="20"/>
          <w:rPrChange w:id="93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 xml:space="preserve"> </w:t>
      </w:r>
      <w:proofErr w:type="spellStart"/>
      <w:ins w:id="94" w:author="Fong RERHANG" w:date="2021-06-13T13:46:00Z">
        <w:r w:rsidR="00175C9E">
          <w:rPr>
            <w:rFonts w:ascii="Comic Sans MS" w:eastAsia="Arial" w:hAnsi="Comic Sans MS" w:cs="Arial"/>
            <w:sz w:val="20"/>
            <w:szCs w:val="20"/>
          </w:rPr>
          <w:t>Muaj</w:t>
        </w:r>
        <w:proofErr w:type="spellEnd"/>
        <w:r w:rsidR="00175C9E">
          <w:rPr>
            <w:rFonts w:ascii="Comic Sans MS" w:eastAsia="Arial" w:hAnsi="Comic Sans MS" w:cs="Arial"/>
            <w:sz w:val="20"/>
            <w:szCs w:val="20"/>
          </w:rPr>
          <w:t xml:space="preserve"> </w:t>
        </w:r>
      </w:ins>
      <w:del w:id="95" w:author="Fong RERHANG" w:date="2021-06-13T13:46:00Z">
        <w:r w:rsidRPr="007C60AB" w:rsidDel="00175C9E">
          <w:rPr>
            <w:rFonts w:ascii="Comic Sans MS" w:eastAsia="Arial" w:hAnsi="Comic Sans MS" w:cs="Arial"/>
            <w:sz w:val="20"/>
            <w:szCs w:val="20"/>
            <w:rPrChange w:id="96" w:author="Fong RERHANG" w:date="2021-06-13T13:42:00Z">
              <w:rPr>
                <w:rFonts w:ascii="Comic Sans MS" w:eastAsia="Arial" w:hAnsi="Comic Sans MS" w:cs="Arial"/>
                <w:sz w:val="16"/>
                <w:szCs w:val="16"/>
              </w:rPr>
            </w:rPrChange>
          </w:rPr>
          <w:delText>x</w:delText>
        </w:r>
      </w:del>
      <w:proofErr w:type="spellStart"/>
      <w:ins w:id="97" w:author="Fong RERHANG" w:date="2021-06-13T13:46:00Z">
        <w:r w:rsidR="00175C9E">
          <w:rPr>
            <w:rFonts w:ascii="Comic Sans MS" w:eastAsia="Arial" w:hAnsi="Comic Sans MS" w:cs="Arial"/>
            <w:sz w:val="20"/>
            <w:szCs w:val="20"/>
          </w:rPr>
          <w:t>X</w:t>
        </w:r>
      </w:ins>
      <w:r w:rsidRPr="007C60AB">
        <w:rPr>
          <w:rFonts w:ascii="Comic Sans MS" w:eastAsia="Arial" w:hAnsi="Comic Sans MS" w:cs="Arial"/>
          <w:sz w:val="20"/>
          <w:szCs w:val="20"/>
          <w:rPrChange w:id="98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>im</w:t>
      </w:r>
      <w:proofErr w:type="spellEnd"/>
      <w:r w:rsidRPr="007C60AB">
        <w:rPr>
          <w:rFonts w:ascii="Comic Sans MS" w:eastAsia="Arial" w:hAnsi="Comic Sans MS" w:cs="Arial"/>
          <w:sz w:val="20"/>
          <w:szCs w:val="20"/>
          <w:rPrChange w:id="99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>)</w:t>
      </w:r>
      <w:r w:rsidR="000E31B7" w:rsidRPr="007C60AB">
        <w:rPr>
          <w:rFonts w:ascii="Comic Sans MS" w:eastAsia="Arial" w:hAnsi="Comic Sans MS" w:cs="Arial"/>
          <w:sz w:val="20"/>
          <w:szCs w:val="20"/>
          <w:rPrChange w:id="100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ab/>
      </w:r>
      <w:proofErr w:type="spellStart"/>
      <w:ins w:id="101" w:author="Fong RERHANG" w:date="2021-06-13T13:46:00Z">
        <w:r w:rsidR="00175C9E">
          <w:rPr>
            <w:rFonts w:ascii="Comic Sans MS" w:eastAsia="Arial" w:hAnsi="Comic Sans MS" w:cs="Arial"/>
            <w:sz w:val="20"/>
            <w:szCs w:val="20"/>
          </w:rPr>
          <w:t>Nplooj</w:t>
        </w:r>
      </w:ins>
      <w:proofErr w:type="spellEnd"/>
      <w:del w:id="102" w:author="Fong RERHANG" w:date="2021-06-13T13:46:00Z">
        <w:r w:rsidRPr="007C60AB" w:rsidDel="00175C9E">
          <w:rPr>
            <w:rFonts w:ascii="Comic Sans MS" w:eastAsia="Arial" w:hAnsi="Comic Sans MS" w:cs="Arial"/>
            <w:sz w:val="20"/>
            <w:szCs w:val="20"/>
            <w:rPrChange w:id="103" w:author="Fong RERHANG" w:date="2021-06-13T13:42:00Z">
              <w:rPr>
                <w:rFonts w:ascii="Comic Sans MS" w:eastAsia="Arial" w:hAnsi="Comic Sans MS" w:cs="Arial"/>
                <w:sz w:val="16"/>
                <w:szCs w:val="16"/>
              </w:rPr>
            </w:rPrChange>
          </w:rPr>
          <w:delText>Pg</w:delText>
        </w:r>
      </w:del>
      <w:r w:rsidRPr="007C60AB">
        <w:rPr>
          <w:rFonts w:ascii="Comic Sans MS" w:eastAsia="Arial" w:hAnsi="Comic Sans MS" w:cs="Arial"/>
          <w:sz w:val="20"/>
          <w:szCs w:val="20"/>
          <w:rPrChange w:id="104" w:author="Fong RERHANG" w:date="2021-06-13T13:42:00Z">
            <w:rPr>
              <w:rFonts w:ascii="Comic Sans MS" w:eastAsia="Arial" w:hAnsi="Comic Sans MS" w:cs="Arial"/>
              <w:sz w:val="16"/>
              <w:szCs w:val="16"/>
            </w:rPr>
          </w:rPrChange>
        </w:rPr>
        <w:t>. 9-10</w:t>
      </w:r>
    </w:p>
    <w:p w14:paraId="6A4D96FF" w14:textId="7F496D37" w:rsidR="008A24E5" w:rsidRPr="00961213" w:rsidRDefault="00670BF7" w:rsidP="009F471B">
      <w:pPr>
        <w:spacing w:line="322" w:lineRule="exact"/>
        <w:ind w:left="3707" w:right="3084"/>
        <w:rPr>
          <w:rFonts w:ascii="Comic Sans MS" w:eastAsia="Arial" w:hAnsi="Comic Sans MS" w:cs="Arial"/>
          <w:sz w:val="20"/>
          <w:szCs w:val="20"/>
        </w:rPr>
        <w:sectPr w:rsidR="008A24E5" w:rsidRPr="00961213" w:rsidSect="00135E28">
          <w:footerReference w:type="default" r:id="rId17"/>
          <w:pgSz w:w="15840" w:h="12240" w:orient="landscape"/>
          <w:pgMar w:top="450" w:right="1530" w:bottom="720" w:left="1040" w:header="0" w:footer="501" w:gutter="0"/>
          <w:pgNumType w:start="2"/>
          <w:cols w:space="720"/>
        </w:sectPr>
      </w:pPr>
      <w:proofErr w:type="spellStart"/>
      <w:r w:rsidRPr="00961213">
        <w:rPr>
          <w:rFonts w:ascii="Comic Sans MS" w:eastAsia="Arial" w:hAnsi="Comic Sans MS" w:cs="Arial"/>
          <w:spacing w:val="-1"/>
          <w:sz w:val="20"/>
          <w:szCs w:val="20"/>
        </w:rPr>
        <w:t>Npaj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</w:t>
      </w:r>
      <w:proofErr w:type="spellStart"/>
      <w:r w:rsidR="001969DC" w:rsidRPr="00961213">
        <w:rPr>
          <w:rFonts w:ascii="Comic Sans MS" w:eastAsia="Arial" w:hAnsi="Comic Sans MS" w:cs="Arial"/>
          <w:sz w:val="20"/>
          <w:szCs w:val="20"/>
        </w:rPr>
        <w:t>rau</w:t>
      </w:r>
      <w:proofErr w:type="spellEnd"/>
      <w:r w:rsidR="001969DC" w:rsidRPr="00961213">
        <w:rPr>
          <w:rFonts w:ascii="Comic Sans MS" w:eastAsia="Arial" w:hAnsi="Comic Sans MS" w:cs="Arial"/>
          <w:sz w:val="20"/>
          <w:szCs w:val="20"/>
        </w:rPr>
        <w:t xml:space="preserve"> Kev </w:t>
      </w:r>
      <w:del w:id="123" w:author="Fong RERHANG" w:date="2021-06-13T13:47:00Z">
        <w:r w:rsidR="001969DC" w:rsidRPr="00961213" w:rsidDel="00175C9E">
          <w:rPr>
            <w:rFonts w:ascii="Comic Sans MS" w:eastAsia="Arial" w:hAnsi="Comic Sans MS" w:cs="Arial"/>
            <w:sz w:val="20"/>
            <w:szCs w:val="20"/>
          </w:rPr>
          <w:delText>t</w:delText>
        </w:r>
      </w:del>
      <w:del w:id="124" w:author="Fong RERHANG" w:date="2021-06-13T20:06:00Z">
        <w:r w:rsidR="001969DC" w:rsidRPr="00961213" w:rsidDel="005C4DC4">
          <w:rPr>
            <w:rFonts w:ascii="Comic Sans MS" w:eastAsia="Arial" w:hAnsi="Comic Sans MS" w:cs="Arial"/>
            <w:sz w:val="20"/>
            <w:szCs w:val="20"/>
          </w:rPr>
          <w:delText xml:space="preserve">shem </w:delText>
        </w:r>
      </w:del>
      <w:proofErr w:type="spellStart"/>
      <w:ins w:id="125" w:author="Fong RERHANG" w:date="2021-06-13T13:47:00Z">
        <w:r w:rsidR="00175C9E">
          <w:rPr>
            <w:rFonts w:ascii="Comic Sans MS" w:eastAsia="Arial" w:hAnsi="Comic Sans MS" w:cs="Arial"/>
            <w:sz w:val="20"/>
            <w:szCs w:val="20"/>
          </w:rPr>
          <w:t>T</w:t>
        </w:r>
      </w:ins>
      <w:del w:id="126" w:author="Fong RERHANG" w:date="2021-06-13T13:47:00Z">
        <w:r w:rsidR="001969DC" w:rsidRPr="00961213" w:rsidDel="00175C9E">
          <w:rPr>
            <w:rFonts w:ascii="Comic Sans MS" w:eastAsia="Arial" w:hAnsi="Comic Sans MS" w:cs="Arial"/>
            <w:sz w:val="20"/>
            <w:szCs w:val="20"/>
          </w:rPr>
          <w:delText>t</w:delText>
        </w:r>
      </w:del>
      <w:r w:rsidR="001969DC" w:rsidRPr="00961213">
        <w:rPr>
          <w:rFonts w:ascii="Comic Sans MS" w:eastAsia="Arial" w:hAnsi="Comic Sans MS" w:cs="Arial"/>
          <w:sz w:val="20"/>
          <w:szCs w:val="20"/>
        </w:rPr>
        <w:t>awm</w:t>
      </w:r>
      <w:proofErr w:type="spellEnd"/>
      <w:r w:rsidR="00C70E4D" w:rsidRPr="00961213">
        <w:rPr>
          <w:rFonts w:ascii="Comic Sans MS" w:eastAsia="Arial" w:hAnsi="Comic Sans MS" w:cs="Arial"/>
          <w:spacing w:val="43"/>
          <w:sz w:val="20"/>
          <w:szCs w:val="20"/>
        </w:rPr>
        <w:tab/>
      </w:r>
      <w:r w:rsidR="00876EAE" w:rsidRPr="00961213">
        <w:rPr>
          <w:rFonts w:ascii="Comic Sans MS" w:eastAsia="Arial" w:hAnsi="Comic Sans MS" w:cs="Arial"/>
          <w:spacing w:val="43"/>
          <w:sz w:val="20"/>
          <w:szCs w:val="20"/>
        </w:rPr>
        <w:t xml:space="preserve">        </w:t>
      </w:r>
      <w:r w:rsidR="00C70E4D" w:rsidRPr="00961213">
        <w:rPr>
          <w:rFonts w:ascii="Comic Sans MS" w:eastAsia="Arial" w:hAnsi="Comic Sans MS" w:cs="Arial"/>
          <w:spacing w:val="43"/>
          <w:sz w:val="20"/>
          <w:szCs w:val="20"/>
        </w:rPr>
        <w:tab/>
      </w:r>
      <w:r w:rsidRPr="00961213">
        <w:rPr>
          <w:rFonts w:ascii="Comic Sans MS" w:eastAsia="Arial" w:hAnsi="Comic Sans MS" w:cs="Arial"/>
          <w:spacing w:val="43"/>
          <w:sz w:val="20"/>
          <w:szCs w:val="20"/>
        </w:rPr>
        <w:t xml:space="preserve">      </w:t>
      </w:r>
      <w:r w:rsidR="005B634B">
        <w:rPr>
          <w:rFonts w:ascii="Comic Sans MS" w:eastAsia="Arial" w:hAnsi="Comic Sans MS" w:cs="Arial"/>
          <w:spacing w:val="43"/>
          <w:sz w:val="20"/>
          <w:szCs w:val="20"/>
        </w:rPr>
        <w:t xml:space="preserve">  </w:t>
      </w:r>
      <w:proofErr w:type="spellStart"/>
      <w:ins w:id="127" w:author="Fong RERHANG" w:date="2021-06-13T13:47:00Z">
        <w:r w:rsidR="00175C9E">
          <w:rPr>
            <w:rFonts w:ascii="Comic Sans MS" w:eastAsia="Arial" w:hAnsi="Comic Sans MS" w:cs="Arial"/>
            <w:spacing w:val="43"/>
            <w:sz w:val="20"/>
            <w:szCs w:val="20"/>
          </w:rPr>
          <w:t>Nplooj</w:t>
        </w:r>
      </w:ins>
      <w:proofErr w:type="spellEnd"/>
      <w:del w:id="128" w:author="Fong RERHANG" w:date="2021-06-13T13:47:00Z">
        <w:r w:rsidR="001969DC" w:rsidRPr="00961213" w:rsidDel="00175C9E">
          <w:rPr>
            <w:rFonts w:ascii="Comic Sans MS" w:eastAsia="Arial" w:hAnsi="Comic Sans MS" w:cs="Arial"/>
            <w:spacing w:val="-1"/>
            <w:sz w:val="20"/>
            <w:szCs w:val="20"/>
          </w:rPr>
          <w:delText>Pg</w:delText>
        </w:r>
      </w:del>
      <w:r w:rsidR="001969DC" w:rsidRPr="00961213">
        <w:rPr>
          <w:rFonts w:ascii="Comic Sans MS" w:eastAsia="Arial" w:hAnsi="Comic Sans MS" w:cs="Arial"/>
          <w:sz w:val="20"/>
          <w:szCs w:val="20"/>
        </w:rPr>
        <w:t>. 10</w:t>
      </w:r>
    </w:p>
    <w:p w14:paraId="3DA6A3AE" w14:textId="318727D0" w:rsidR="001969DC" w:rsidRPr="00135E28" w:rsidRDefault="00135E28" w:rsidP="00135E28">
      <w:pPr>
        <w:pStyle w:val="Heading2"/>
        <w:ind w:left="90"/>
        <w:rPr>
          <w:rFonts w:ascii="Comic Sans MS" w:hAnsi="Comic Sans MS"/>
          <w:spacing w:val="-1"/>
          <w:sz w:val="24"/>
          <w:szCs w:val="24"/>
        </w:rPr>
      </w:pPr>
      <w:r w:rsidRPr="00181164">
        <w:rPr>
          <w:rFonts w:ascii="Comic Sans MS" w:hAnsi="Comic Sans MS" w:cs="Arial"/>
          <w:noProof/>
          <w:spacing w:val="2"/>
          <w:sz w:val="24"/>
          <w:szCs w:val="24"/>
        </w:rPr>
        <w:lastRenderedPageBreak/>
        <w:drawing>
          <wp:anchor distT="0" distB="0" distL="114300" distR="114300" simplePos="0" relativeHeight="251674112" behindDoc="0" locked="0" layoutInCell="1" allowOverlap="1" wp14:anchorId="506F37CF" wp14:editId="55BCF3BD">
            <wp:simplePos x="0" y="0"/>
            <wp:positionH relativeFrom="column">
              <wp:posOffset>5937885</wp:posOffset>
            </wp:positionH>
            <wp:positionV relativeFrom="paragraph">
              <wp:posOffset>123825</wp:posOffset>
            </wp:positionV>
            <wp:extent cx="2665730" cy="2749550"/>
            <wp:effectExtent l="19050" t="19050" r="20320" b="12700"/>
            <wp:wrapSquare wrapText="bothSides"/>
            <wp:docPr id="296" name="Picture 296" descr="C:\Users\aadams\AppData\Local\Microsoft\Windows\Temporary Internet Files\Content.Outlook\S3NDNXG9\nurse-photo Google 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dams\AppData\Local\Microsoft\Windows\Temporary Internet Files\Content.Outlook\S3NDNXG9\nurse-photo Google imag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50" t="367" r="3967" b="8069"/>
                    <a:stretch/>
                  </pic:blipFill>
                  <pic:spPr bwMode="auto">
                    <a:xfrm>
                      <a:off x="0" y="0"/>
                      <a:ext cx="2665730" cy="27495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59E" w:rsidRPr="00181164">
        <w:rPr>
          <w:rFonts w:ascii="Comic Sans MS" w:hAnsi="Comic Sans MS"/>
          <w:spacing w:val="-1"/>
          <w:sz w:val="24"/>
          <w:szCs w:val="24"/>
        </w:rPr>
        <w:t>PEB</w:t>
      </w:r>
      <w:r w:rsidR="001969DC" w:rsidRPr="00181164">
        <w:rPr>
          <w:rFonts w:ascii="Comic Sans MS" w:hAnsi="Comic Sans MS"/>
          <w:sz w:val="24"/>
          <w:szCs w:val="24"/>
        </w:rPr>
        <w:t xml:space="preserve"> COV NEEG UA HAUJ LWM THIAB </w:t>
      </w:r>
      <w:r w:rsidR="0060659E" w:rsidRPr="00181164">
        <w:rPr>
          <w:rFonts w:ascii="Comic Sans MS" w:hAnsi="Comic Sans MS"/>
          <w:sz w:val="24"/>
          <w:szCs w:val="24"/>
        </w:rPr>
        <w:t>K</w:t>
      </w:r>
      <w:ins w:id="129" w:author="Fong RERHANG" w:date="2021-06-13T13:48:00Z">
        <w:r w:rsidR="002D3AA9">
          <w:rPr>
            <w:rFonts w:ascii="Comic Sans MS" w:hAnsi="Comic Sans MS"/>
            <w:sz w:val="24"/>
            <w:szCs w:val="24"/>
          </w:rPr>
          <w:t>H</w:t>
        </w:r>
      </w:ins>
      <w:r w:rsidR="0060659E" w:rsidRPr="00181164">
        <w:rPr>
          <w:rFonts w:ascii="Comic Sans MS" w:hAnsi="Comic Sans MS"/>
          <w:sz w:val="24"/>
          <w:szCs w:val="24"/>
        </w:rPr>
        <w:t>OOS KAS (PROGRAM</w:t>
      </w:r>
      <w:r w:rsidR="0060659E">
        <w:rPr>
          <w:rFonts w:ascii="Comic Sans MS" w:hAnsi="Comic Sans MS"/>
          <w:sz w:val="24"/>
          <w:szCs w:val="24"/>
        </w:rPr>
        <w:t>)</w:t>
      </w:r>
    </w:p>
    <w:p w14:paraId="3CE22B65" w14:textId="77777777" w:rsidR="001969DC" w:rsidRPr="004978A2" w:rsidRDefault="001969DC" w:rsidP="00E752DB">
      <w:pPr>
        <w:pStyle w:val="Heading2"/>
        <w:ind w:left="90"/>
        <w:rPr>
          <w:rFonts w:ascii="Comic Sans MS" w:hAnsi="Comic Sans MS"/>
          <w:b w:val="0"/>
          <w:bCs w:val="0"/>
          <w:sz w:val="16"/>
        </w:rPr>
      </w:pPr>
    </w:p>
    <w:p w14:paraId="4BA78BB8" w14:textId="0781EDC4" w:rsidR="001969DC" w:rsidRPr="00181164" w:rsidRDefault="000048E8" w:rsidP="00547C31">
      <w:pPr>
        <w:pStyle w:val="BodyText"/>
        <w:spacing w:line="282" w:lineRule="auto"/>
        <w:ind w:left="90" w:right="180"/>
        <w:jc w:val="both"/>
        <w:rPr>
          <w:rFonts w:ascii="Comic Sans MS" w:hAnsi="Comic Sans MS"/>
          <w:color w:val="000000"/>
          <w:spacing w:val="15"/>
          <w:w w:val="110"/>
          <w:sz w:val="22"/>
          <w:szCs w:val="22"/>
        </w:rPr>
      </w:pPr>
      <w:r>
        <w:rPr>
          <w:rFonts w:ascii="Comic Sans MS" w:hAnsi="Comic Sans MS"/>
          <w:spacing w:val="-1"/>
          <w:w w:val="110"/>
          <w:sz w:val="23"/>
          <w:szCs w:val="23"/>
        </w:rPr>
        <w:tab/>
      </w:r>
      <w:proofErr w:type="spellStart"/>
      <w:r w:rsidR="00163BBC" w:rsidRPr="00181164">
        <w:rPr>
          <w:rFonts w:ascii="Comic Sans MS" w:hAnsi="Comic Sans MS"/>
          <w:spacing w:val="-1"/>
          <w:w w:val="110"/>
          <w:sz w:val="22"/>
          <w:szCs w:val="22"/>
        </w:rPr>
        <w:t>C</w:t>
      </w:r>
      <w:r w:rsidR="001969DC" w:rsidRPr="00181164">
        <w:rPr>
          <w:rFonts w:ascii="Comic Sans MS" w:hAnsi="Comic Sans MS"/>
          <w:w w:val="110"/>
          <w:sz w:val="22"/>
          <w:szCs w:val="22"/>
        </w:rPr>
        <w:t>ov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neeg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hauj</w:t>
      </w:r>
      <w:proofErr w:type="spellEnd"/>
      <w:r w:rsidR="003E5263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uas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hauj</w:t>
      </w:r>
      <w:proofErr w:type="spellEnd"/>
      <w:r w:rsidR="003E5263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no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muaj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kawm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,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paub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dhau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los,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qhia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thiab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txawj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hauj</w:t>
      </w:r>
      <w:proofErr w:type="spellEnd"/>
      <w:r w:rsidR="003E5263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nrog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tub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ntxhais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hluas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uas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tab tom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muaj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kub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ntxhov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los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teeb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meem</w:t>
      </w:r>
      <w:proofErr w:type="spellEnd"/>
      <w:r w:rsidR="003E5263" w:rsidRPr="00181164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E5263" w:rsidRPr="00181164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w w:val="110"/>
          <w:sz w:val="22"/>
          <w:szCs w:val="22"/>
        </w:rPr>
        <w:t xml:space="preserve"> mob </w:t>
      </w:r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hlwb.</w:t>
      </w:r>
      <w:r w:rsidR="002F08D4" w:rsidRPr="00181164">
        <w:rPr>
          <w:rFonts w:ascii="Comic Sans MS" w:hAnsi="Comic Sans MS" w:cs="Arial"/>
          <w:color w:val="2E5396"/>
          <w:spacing w:val="-5"/>
          <w:w w:val="110"/>
          <w:sz w:val="22"/>
          <w:szCs w:val="22"/>
        </w:rPr>
        <w:t>Tag</w:t>
      </w:r>
      <w:proofErr w:type="spellEnd"/>
      <w:r w:rsidR="002F08D4" w:rsidRPr="00181164">
        <w:rPr>
          <w:rFonts w:ascii="Comic Sans MS" w:hAnsi="Comic Sans MS" w:cs="Arial"/>
          <w:color w:val="2E5396"/>
          <w:spacing w:val="-5"/>
          <w:w w:val="110"/>
          <w:sz w:val="22"/>
          <w:szCs w:val="22"/>
        </w:rPr>
        <w:t xml:space="preserve"> </w:t>
      </w:r>
      <w:proofErr w:type="spellStart"/>
      <w:r w:rsidR="002F08D4" w:rsidRPr="00181164">
        <w:rPr>
          <w:rFonts w:ascii="Comic Sans MS" w:hAnsi="Comic Sans MS" w:cs="Arial"/>
          <w:color w:val="2E5396"/>
          <w:spacing w:val="-5"/>
          <w:w w:val="110"/>
          <w:sz w:val="22"/>
          <w:szCs w:val="22"/>
        </w:rPr>
        <w:t>Nrog</w:t>
      </w:r>
      <w:proofErr w:type="spellEnd"/>
      <w:r w:rsidR="002F08D4" w:rsidRPr="00181164">
        <w:rPr>
          <w:rFonts w:ascii="Comic Sans MS" w:hAnsi="Comic Sans MS" w:cs="Arial"/>
          <w:color w:val="2E5396"/>
          <w:spacing w:val="-5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Cov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neeg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hauj</w:t>
      </w:r>
      <w:proofErr w:type="spellEnd"/>
      <w:r w:rsidR="002F08D4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tau cog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lus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yuav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pab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hauj</w:t>
      </w:r>
      <w:proofErr w:type="spellEnd"/>
      <w:r w:rsidR="002A34C7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rau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qhov</w:t>
      </w:r>
      <w:proofErr w:type="spellEnd"/>
      <w:ins w:id="130" w:author="Fong RERHANG" w:date="2021-06-13T13:50:00Z">
        <w:r w:rsidR="002D3AA9">
          <w:rPr>
            <w:rFonts w:ascii="Comic Sans MS" w:hAnsi="Comic Sans MS" w:cs="Arial"/>
            <w:color w:val="2E5396"/>
            <w:w w:val="110"/>
            <w:sz w:val="22"/>
            <w:szCs w:val="22"/>
          </w:rPr>
          <w:t xml:space="preserve"> </w:t>
        </w:r>
      </w:ins>
      <w:proofErr w:type="spellStart"/>
      <w:ins w:id="131" w:author="Fong RERHANG" w:date="2021-06-13T13:51:00Z">
        <w:r w:rsidR="002D3AA9">
          <w:rPr>
            <w:rFonts w:ascii="Comic Sans MS" w:hAnsi="Comic Sans MS" w:cs="Arial"/>
            <w:color w:val="2E5396"/>
            <w:w w:val="110"/>
            <w:sz w:val="22"/>
            <w:szCs w:val="22"/>
          </w:rPr>
          <w:t>kom</w:t>
        </w:r>
      </w:ins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ins w:id="132" w:author="Fong RERHANG" w:date="2021-06-13T13:51:00Z">
        <w:r w:rsidR="002D3AA9">
          <w:rPr>
            <w:rFonts w:ascii="Comic Sans MS" w:hAnsi="Comic Sans MS" w:cs="Arial"/>
            <w:color w:val="2E5396"/>
            <w:w w:val="110"/>
            <w:sz w:val="22"/>
            <w:szCs w:val="22"/>
          </w:rPr>
          <w:t>zoo</w:t>
        </w:r>
      </w:ins>
      <w:del w:id="133" w:author="Fong RERHANG" w:date="2021-06-13T13:51:00Z">
        <w:r w:rsidR="001969DC" w:rsidRPr="00181164" w:rsidDel="002D3AA9">
          <w:rPr>
            <w:rFonts w:ascii="Comic Sans MS" w:hAnsi="Comic Sans MS" w:cs="Arial"/>
            <w:color w:val="2E5396"/>
            <w:w w:val="110"/>
            <w:sz w:val="22"/>
            <w:szCs w:val="22"/>
          </w:rPr>
          <w:delText>tso tawm</w:delText>
        </w:r>
      </w:del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.</w:t>
      </w:r>
      <w:ins w:id="134" w:author="Fong RERHANG" w:date="2021-06-13T13:51:00Z">
        <w:r w:rsidR="002D3AA9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2D3AA9">
          <w:rPr>
            <w:rFonts w:ascii="Comic Sans MS" w:hAnsi="Comic Sans MS"/>
            <w:color w:val="000000"/>
            <w:w w:val="110"/>
            <w:sz w:val="22"/>
            <w:szCs w:val="22"/>
          </w:rPr>
          <w:t>Lawv</w:t>
        </w:r>
        <w:proofErr w:type="spellEnd"/>
        <w:r w:rsidR="002D3AA9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</w:ins>
      <w:del w:id="135" w:author="Fong RERHANG" w:date="2021-06-13T13:51:00Z">
        <w:r w:rsidR="00573CC3" w:rsidRPr="00181164" w:rsidDel="002D3AA9">
          <w:rPr>
            <w:rFonts w:ascii="Comic Sans MS" w:hAnsi="Comic Sans MS"/>
            <w:spacing w:val="-1"/>
            <w:w w:val="110"/>
            <w:sz w:val="22"/>
            <w:szCs w:val="22"/>
          </w:rPr>
          <w:delText>Peb</w:delText>
        </w:r>
        <w:r w:rsidR="001969DC" w:rsidRPr="00181164" w:rsidDel="002D3AA9">
          <w:rPr>
            <w:rFonts w:ascii="Comic Sans MS" w:hAnsi="Comic Sans MS"/>
            <w:w w:val="110"/>
            <w:sz w:val="22"/>
            <w:szCs w:val="22"/>
          </w:rPr>
          <w:delText xml:space="preserve"> </w:delText>
        </w:r>
      </w:del>
      <w:proofErr w:type="spellStart"/>
      <w:r w:rsidR="001969DC" w:rsidRPr="00181164">
        <w:rPr>
          <w:rFonts w:ascii="Comic Sans MS" w:hAnsi="Comic Sans MS"/>
          <w:w w:val="110"/>
          <w:sz w:val="22"/>
          <w:szCs w:val="22"/>
        </w:rPr>
        <w:t>yog</w:t>
      </w:r>
      <w:proofErr w:type="spellEnd"/>
      <w:r w:rsidR="00573CC3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ins w:id="136" w:author="Fong RERHANG" w:date="2021-06-13T13:52:00Z">
        <w:r w:rsidR="002D3AA9">
          <w:rPr>
            <w:rFonts w:ascii="Comic Sans MS" w:hAnsi="Comic Sans MS" w:cs="Arial"/>
            <w:color w:val="FF0000"/>
            <w:w w:val="110"/>
            <w:sz w:val="22"/>
            <w:szCs w:val="22"/>
          </w:rPr>
          <w:t>C</w:t>
        </w:r>
      </w:ins>
      <w:del w:id="137" w:author="Fong RERHANG" w:date="2021-06-13T13:52:00Z">
        <w:r w:rsidR="001969DC" w:rsidRPr="00181164" w:rsidDel="002D3AA9">
          <w:rPr>
            <w:rFonts w:ascii="Comic Sans MS" w:hAnsi="Comic Sans MS" w:cs="Arial"/>
            <w:color w:val="FF0000"/>
            <w:w w:val="110"/>
            <w:sz w:val="22"/>
            <w:szCs w:val="22"/>
          </w:rPr>
          <w:delText>c</w:delText>
        </w:r>
      </w:del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>ov</w:t>
      </w:r>
      <w:proofErr w:type="spellEnd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ins w:id="138" w:author="Fong RERHANG" w:date="2021-06-13T13:52:00Z">
        <w:r w:rsidR="002D3AA9">
          <w:rPr>
            <w:rFonts w:ascii="Comic Sans MS" w:hAnsi="Comic Sans MS" w:cs="Arial"/>
            <w:color w:val="FF0000"/>
            <w:w w:val="110"/>
            <w:sz w:val="22"/>
            <w:szCs w:val="22"/>
          </w:rPr>
          <w:t>K</w:t>
        </w:r>
      </w:ins>
      <w:del w:id="139" w:author="Fong RERHANG" w:date="2021-06-13T13:52:00Z">
        <w:r w:rsidR="001969DC" w:rsidRPr="00181164" w:rsidDel="002D3AA9">
          <w:rPr>
            <w:rFonts w:ascii="Comic Sans MS" w:hAnsi="Comic Sans MS" w:cs="Arial"/>
            <w:color w:val="FF0000"/>
            <w:w w:val="110"/>
            <w:sz w:val="22"/>
            <w:szCs w:val="22"/>
          </w:rPr>
          <w:delText>k</w:delText>
        </w:r>
      </w:del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>ws</w:t>
      </w:r>
      <w:proofErr w:type="spellEnd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ins w:id="140" w:author="Fong RERHANG" w:date="2021-06-13T13:52:00Z">
        <w:r w:rsidR="002D3AA9">
          <w:rPr>
            <w:rFonts w:ascii="Comic Sans MS" w:hAnsi="Comic Sans MS" w:cs="Arial"/>
            <w:color w:val="FF0000"/>
            <w:w w:val="110"/>
            <w:sz w:val="22"/>
            <w:szCs w:val="22"/>
          </w:rPr>
          <w:t>K</w:t>
        </w:r>
      </w:ins>
      <w:del w:id="141" w:author="Fong RERHANG" w:date="2021-06-13T13:52:00Z">
        <w:r w:rsidR="001969DC" w:rsidRPr="00181164" w:rsidDel="002D3AA9">
          <w:rPr>
            <w:rFonts w:ascii="Comic Sans MS" w:hAnsi="Comic Sans MS" w:cs="Arial"/>
            <w:color w:val="FF0000"/>
            <w:w w:val="110"/>
            <w:sz w:val="22"/>
            <w:szCs w:val="22"/>
          </w:rPr>
          <w:delText>k</w:delText>
        </w:r>
      </w:del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ho </w:t>
      </w:r>
      <w:ins w:id="142" w:author="Fong RERHANG" w:date="2021-06-13T13:52:00Z">
        <w:r w:rsidR="002D3AA9">
          <w:rPr>
            <w:rFonts w:ascii="Comic Sans MS" w:hAnsi="Comic Sans MS" w:cs="Arial"/>
            <w:color w:val="FF0000"/>
            <w:w w:val="110"/>
            <w:sz w:val="22"/>
            <w:szCs w:val="22"/>
          </w:rPr>
          <w:t>M</w:t>
        </w:r>
      </w:ins>
      <w:del w:id="143" w:author="Fong RERHANG" w:date="2021-06-13T13:52:00Z">
        <w:r w:rsidR="001969DC" w:rsidRPr="00181164" w:rsidDel="002D3AA9">
          <w:rPr>
            <w:rFonts w:ascii="Comic Sans MS" w:hAnsi="Comic Sans MS" w:cs="Arial"/>
            <w:color w:val="FF0000"/>
            <w:w w:val="110"/>
            <w:sz w:val="22"/>
            <w:szCs w:val="22"/>
          </w:rPr>
          <w:delText>m</w:delText>
        </w:r>
      </w:del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ob </w:t>
      </w:r>
      <w:proofErr w:type="spellStart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>thiab</w:t>
      </w:r>
      <w:proofErr w:type="spellEnd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ins w:id="144" w:author="Fong RERHANG" w:date="2021-06-13T13:52:00Z">
        <w:r w:rsidR="002D3AA9">
          <w:rPr>
            <w:rFonts w:ascii="Comic Sans MS" w:hAnsi="Comic Sans MS" w:cs="Arial"/>
            <w:color w:val="FF0000"/>
            <w:w w:val="110"/>
            <w:sz w:val="22"/>
            <w:szCs w:val="22"/>
          </w:rPr>
          <w:t>Cov</w:t>
        </w:r>
        <w:proofErr w:type="spellEnd"/>
        <w:r w:rsidR="002D3AA9">
          <w:rPr>
            <w:rFonts w:ascii="Comic Sans MS" w:hAnsi="Comic Sans MS" w:cs="Arial"/>
            <w:color w:val="FF0000"/>
            <w:w w:val="110"/>
            <w:sz w:val="22"/>
            <w:szCs w:val="22"/>
          </w:rPr>
          <w:t xml:space="preserve"> </w:t>
        </w:r>
      </w:ins>
      <w:proofErr w:type="spellStart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>Kws</w:t>
      </w:r>
      <w:proofErr w:type="spellEnd"/>
      <w:r w:rsidR="001969DC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573CC3" w:rsidRPr="00181164">
        <w:rPr>
          <w:rFonts w:ascii="Comic Sans MS" w:hAnsi="Comic Sans MS" w:cs="Arial"/>
          <w:color w:val="FF0000"/>
          <w:w w:val="110"/>
          <w:sz w:val="22"/>
          <w:szCs w:val="22"/>
        </w:rPr>
        <w:t>Siab</w:t>
      </w:r>
      <w:proofErr w:type="spellEnd"/>
      <w:r w:rsidR="00573CC3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573CC3" w:rsidRPr="00181164">
        <w:rPr>
          <w:rFonts w:ascii="Comic Sans MS" w:hAnsi="Comic Sans MS" w:cs="Arial"/>
          <w:color w:val="FF0000"/>
          <w:w w:val="110"/>
          <w:sz w:val="22"/>
          <w:szCs w:val="22"/>
        </w:rPr>
        <w:t>Xyuas</w:t>
      </w:r>
      <w:proofErr w:type="spellEnd"/>
      <w:r w:rsidR="00573CC3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ins w:id="145" w:author="Fong RERHANG" w:date="2021-06-13T13:54:00Z">
        <w:r w:rsidR="00EC1986">
          <w:rPr>
            <w:rFonts w:ascii="Comic Sans MS" w:hAnsi="Comic Sans MS" w:cs="Arial"/>
            <w:color w:val="FF0000"/>
            <w:w w:val="110"/>
            <w:sz w:val="22"/>
            <w:szCs w:val="22"/>
          </w:rPr>
          <w:t>tau</w:t>
        </w:r>
      </w:ins>
      <w:del w:id="146" w:author="Fong RERHANG" w:date="2021-06-13T13:54:00Z">
        <w:r w:rsidR="00573CC3" w:rsidRPr="00181164" w:rsidDel="00EC1986">
          <w:rPr>
            <w:rFonts w:ascii="Comic Sans MS" w:hAnsi="Comic Sans MS"/>
            <w:color w:val="000000"/>
            <w:spacing w:val="-1"/>
            <w:w w:val="110"/>
            <w:sz w:val="22"/>
            <w:szCs w:val="22"/>
          </w:rPr>
          <w:delText>kev</w:delText>
        </w:r>
      </w:del>
      <w:r w:rsidR="00573CC3" w:rsidRPr="00181164">
        <w:rPr>
          <w:rFonts w:ascii="Comic Sans MS" w:hAnsi="Comic Sans MS"/>
          <w:color w:val="000000"/>
          <w:spacing w:val="-1"/>
          <w:w w:val="110"/>
          <w:sz w:val="22"/>
          <w:szCs w:val="22"/>
        </w:rPr>
        <w:t xml:space="preserve"> </w:t>
      </w:r>
      <w:proofErr w:type="spellStart"/>
      <w:r w:rsidR="00573CC3" w:rsidRPr="00181164">
        <w:rPr>
          <w:rFonts w:ascii="Comic Sans MS" w:hAnsi="Comic Sans MS"/>
          <w:color w:val="000000"/>
          <w:spacing w:val="-1"/>
          <w:w w:val="110"/>
          <w:sz w:val="22"/>
          <w:szCs w:val="22"/>
        </w:rPr>
        <w:t>kawm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tshuaj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paub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qab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haus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huv</w:t>
      </w:r>
      <w:proofErr w:type="spellEnd"/>
      <w:ins w:id="147" w:author="Fong RERHANG" w:date="2021-06-13T13:54:00Z"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>l</w:t>
        </w:r>
      </w:ins>
      <w:ins w:id="148" w:author="Fong RERHANG" w:date="2021-06-13T13:55:00Z"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>ub</w:t>
        </w:r>
        <w:proofErr w:type="spellEnd"/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>cev</w:t>
        </w:r>
      </w:ins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ins w:id="149" w:author="Fong RERHANG" w:date="2021-06-13T13:57:00Z"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>cwj</w:t>
        </w:r>
        <w:proofErr w:type="spellEnd"/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>pwm</w:t>
        </w:r>
        <w:proofErr w:type="spellEnd"/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>txawv</w:t>
        </w:r>
      </w:ins>
      <w:proofErr w:type="spellEnd"/>
      <w:ins w:id="150" w:author="Fong RERHANG" w:date="2021-06-13T13:58:00Z"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, </w:t>
        </w:r>
      </w:ins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siab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ntsws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ins w:id="151" w:author="Fong RERHANG" w:date="2021-06-13T13:59:00Z"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>txoj</w:t>
        </w:r>
        <w:proofErr w:type="spellEnd"/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>kev</w:t>
        </w:r>
        <w:proofErr w:type="spellEnd"/>
        <w:r w:rsidR="00EC1986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</w:ins>
      <w:del w:id="152" w:author="Fong RERHANG" w:date="2021-06-13T13:59:00Z">
        <w:r w:rsidR="001969DC" w:rsidRPr="00181164" w:rsidDel="00EC1986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lub siab </w:delText>
        </w:r>
      </w:del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xav</w:t>
      </w:r>
      <w:del w:id="153" w:author="Fong RERHANG" w:date="2021-06-13T13:58:00Z">
        <w:r w:rsidR="001969DC" w:rsidRPr="00181164" w:rsidDel="00EC1986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, xav </w:delText>
        </w:r>
      </w:del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cwj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pwm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Tej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zaum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lawv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7B20D5" w:rsidRPr="00181164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 xml:space="preserve"> </w:t>
      </w:r>
      <w:proofErr w:type="spellStart"/>
      <w:r w:rsidR="007B20D5" w:rsidRPr="00181164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>tshuaj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thiab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yam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>kho</w:t>
      </w:r>
      <w:proofErr w:type="spellEnd"/>
      <w:r w:rsidR="001969DC" w:rsidRPr="001811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mob</w:t>
      </w:r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tsos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mob,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suav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tswj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hwm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kheej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.</w:t>
      </w:r>
    </w:p>
    <w:p w14:paraId="75A7FD5D" w14:textId="77777777" w:rsidR="003D67BE" w:rsidRPr="00E70418" w:rsidRDefault="003D67BE" w:rsidP="004978A2">
      <w:pPr>
        <w:pStyle w:val="BodyText"/>
        <w:spacing w:line="282" w:lineRule="auto"/>
        <w:ind w:left="90" w:right="180"/>
        <w:rPr>
          <w:rFonts w:ascii="Comic Sans MS" w:hAnsi="Comic Sans MS"/>
          <w:sz w:val="12"/>
          <w:szCs w:val="23"/>
        </w:rPr>
      </w:pPr>
    </w:p>
    <w:p w14:paraId="48AFCBBA" w14:textId="035ECF07" w:rsidR="001969DC" w:rsidRPr="00181164" w:rsidRDefault="00135E28" w:rsidP="004978A2">
      <w:pPr>
        <w:pStyle w:val="BodyText"/>
        <w:spacing w:line="283" w:lineRule="auto"/>
        <w:ind w:left="90" w:right="134"/>
        <w:rPr>
          <w:rFonts w:ascii="Comic Sans MS" w:hAnsi="Comic Sans MS"/>
          <w:color w:val="000000"/>
          <w:w w:val="110"/>
          <w:sz w:val="22"/>
          <w:szCs w:val="22"/>
        </w:rPr>
      </w:pPr>
      <w:r w:rsidRPr="00135E28">
        <w:rPr>
          <w:rFonts w:ascii="Comic Sans MS" w:hAnsi="Comic Sans MS"/>
          <w:noProof/>
          <w:sz w:val="12"/>
          <w:szCs w:val="23"/>
        </w:rPr>
        <w:drawing>
          <wp:anchor distT="0" distB="0" distL="114300" distR="114300" simplePos="0" relativeHeight="251675136" behindDoc="0" locked="0" layoutInCell="1" allowOverlap="1" wp14:anchorId="4CDF76F2" wp14:editId="33E30139">
            <wp:simplePos x="0" y="0"/>
            <wp:positionH relativeFrom="column">
              <wp:posOffset>11430</wp:posOffset>
            </wp:positionH>
            <wp:positionV relativeFrom="paragraph">
              <wp:posOffset>715010</wp:posOffset>
            </wp:positionV>
            <wp:extent cx="2316480" cy="3477895"/>
            <wp:effectExtent l="19050" t="19050" r="26670" b="27305"/>
            <wp:wrapSquare wrapText="bothSides"/>
            <wp:docPr id="298" name="Picture 298" descr="C:\Users\aadams\AppData\Local\Microsoft\Windows\Temporary Internet Files\Content.Outlook\S3NDNXG9\iStock_000003577225Medium1 two friends wearing blue -- purchas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adams\AppData\Local\Microsoft\Windows\Temporary Internet Files\Content.Outlook\S3NDNXG9\iStock_000003577225Medium1 two friends wearing blue -- purchase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34778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8E8" w:rsidRPr="00E70418">
        <w:rPr>
          <w:rFonts w:ascii="Comic Sans MS" w:hAnsi="Comic Sans MS"/>
          <w:spacing w:val="-1"/>
          <w:w w:val="110"/>
          <w:szCs w:val="23"/>
        </w:rPr>
        <w:tab/>
      </w:r>
      <w:r w:rsidR="0097177B" w:rsidRPr="00181164">
        <w:rPr>
          <w:rFonts w:ascii="Comic Sans MS" w:hAnsi="Comic Sans MS"/>
          <w:spacing w:val="-1"/>
          <w:w w:val="110"/>
          <w:sz w:val="22"/>
          <w:szCs w:val="22"/>
        </w:rPr>
        <w:t>Tus</w:t>
      </w:r>
      <w:ins w:id="154" w:author="Fong RERHANG" w:date="2021-06-13T14:42:00Z">
        <w:r w:rsidR="00C52607">
          <w:rPr>
            <w:rFonts w:ascii="Comic Sans MS" w:hAnsi="Comic Sans MS"/>
            <w:spacing w:val="-1"/>
            <w:w w:val="110"/>
            <w:sz w:val="22"/>
            <w:szCs w:val="22"/>
          </w:rPr>
          <w:t xml:space="preserve"> </w:t>
        </w:r>
      </w:ins>
      <w:proofErr w:type="spellStart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Tuav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ins w:id="155" w:author="Fong RERHANG" w:date="2021-06-13T14:42:00Z">
        <w:r w:rsidR="00C52607">
          <w:rPr>
            <w:rFonts w:ascii="Comic Sans MS" w:hAnsi="Comic Sans MS" w:cs="Arial"/>
            <w:color w:val="FF0000"/>
            <w:spacing w:val="-2"/>
            <w:w w:val="110"/>
            <w:sz w:val="22"/>
            <w:szCs w:val="22"/>
          </w:rPr>
          <w:t>N</w:t>
        </w:r>
      </w:ins>
      <w:del w:id="156" w:author="Fong RERHANG" w:date="2021-06-13T14:42:00Z">
        <w:r w:rsidR="0097177B" w:rsidRPr="00181164" w:rsidDel="00C52607">
          <w:rPr>
            <w:rFonts w:ascii="Comic Sans MS" w:hAnsi="Comic Sans MS" w:cs="Arial"/>
            <w:color w:val="FF0000"/>
            <w:spacing w:val="-2"/>
            <w:w w:val="110"/>
            <w:sz w:val="22"/>
            <w:szCs w:val="22"/>
          </w:rPr>
          <w:delText>n</w:delText>
        </w:r>
      </w:del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taub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ins w:id="157" w:author="Fong RERHANG" w:date="2021-06-13T14:42:00Z">
        <w:r w:rsidR="00C52607">
          <w:rPr>
            <w:rFonts w:ascii="Comic Sans MS" w:hAnsi="Comic Sans MS" w:cs="Arial"/>
            <w:color w:val="FF0000"/>
            <w:spacing w:val="-2"/>
            <w:w w:val="110"/>
            <w:sz w:val="22"/>
            <w:szCs w:val="22"/>
          </w:rPr>
          <w:t>N</w:t>
        </w:r>
      </w:ins>
      <w:del w:id="158" w:author="Fong RERHANG" w:date="2021-06-13T14:42:00Z">
        <w:r w:rsidR="0097177B" w:rsidRPr="00181164" w:rsidDel="00C52607">
          <w:rPr>
            <w:rFonts w:ascii="Comic Sans MS" w:hAnsi="Comic Sans MS" w:cs="Arial"/>
            <w:color w:val="FF0000"/>
            <w:spacing w:val="-2"/>
            <w:w w:val="110"/>
            <w:sz w:val="22"/>
            <w:szCs w:val="22"/>
          </w:rPr>
          <w:delText>n</w:delText>
        </w:r>
      </w:del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tawv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>ntawm</w:t>
      </w:r>
      <w:proofErr w:type="spellEnd"/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ins w:id="159" w:author="Fong RERHANG" w:date="2021-06-13T14:42:00Z">
        <w:r w:rsidR="00C52607">
          <w:rPr>
            <w:rFonts w:ascii="Comic Sans MS" w:hAnsi="Comic Sans MS" w:cs="Arial"/>
            <w:color w:val="FF0000"/>
            <w:spacing w:val="-2"/>
            <w:w w:val="110"/>
            <w:sz w:val="22"/>
            <w:szCs w:val="22"/>
          </w:rPr>
          <w:t>kev</w:t>
        </w:r>
        <w:proofErr w:type="spellEnd"/>
        <w:r w:rsidR="00C52607">
          <w:rPr>
            <w:rFonts w:ascii="Comic Sans MS" w:hAnsi="Comic Sans MS" w:cs="Arial"/>
            <w:color w:val="FF0000"/>
            <w:spacing w:val="-2"/>
            <w:w w:val="110"/>
            <w:sz w:val="22"/>
            <w:szCs w:val="22"/>
          </w:rPr>
          <w:t xml:space="preserve"> </w:t>
        </w:r>
        <w:proofErr w:type="spellStart"/>
        <w:r w:rsidR="00C52607">
          <w:rPr>
            <w:rFonts w:ascii="Comic Sans MS" w:hAnsi="Comic Sans MS" w:cs="Arial"/>
            <w:color w:val="FF0000"/>
            <w:spacing w:val="-2"/>
            <w:w w:val="110"/>
            <w:sz w:val="22"/>
            <w:szCs w:val="22"/>
          </w:rPr>
          <w:t>sau</w:t>
        </w:r>
        <w:proofErr w:type="spellEnd"/>
        <w:r w:rsidR="00C52607">
          <w:rPr>
            <w:rFonts w:ascii="Comic Sans MS" w:hAnsi="Comic Sans MS" w:cs="Arial"/>
            <w:color w:val="FF0000"/>
            <w:spacing w:val="-2"/>
            <w:w w:val="110"/>
            <w:sz w:val="22"/>
            <w:szCs w:val="22"/>
          </w:rPr>
          <w:t xml:space="preserve"> </w:t>
        </w:r>
        <w:proofErr w:type="spellStart"/>
        <w:r w:rsidR="00C52607">
          <w:rPr>
            <w:rFonts w:ascii="Comic Sans MS" w:hAnsi="Comic Sans MS" w:cs="Arial"/>
            <w:color w:val="FF0000"/>
            <w:spacing w:val="-2"/>
            <w:w w:val="110"/>
            <w:sz w:val="22"/>
            <w:szCs w:val="22"/>
          </w:rPr>
          <w:t>npe</w:t>
        </w:r>
        <w:proofErr w:type="spellEnd"/>
        <w:r w:rsidR="00C52607">
          <w:rPr>
            <w:rFonts w:ascii="Comic Sans MS" w:hAnsi="Comic Sans MS" w:cs="Arial"/>
            <w:color w:val="FF0000"/>
            <w:spacing w:val="-2"/>
            <w:w w:val="110"/>
            <w:sz w:val="22"/>
            <w:szCs w:val="22"/>
          </w:rPr>
          <w:t xml:space="preserve"> </w:t>
        </w:r>
        <w:proofErr w:type="spellStart"/>
        <w:r w:rsidR="00C52607">
          <w:rPr>
            <w:rFonts w:ascii="Comic Sans MS" w:hAnsi="Comic Sans MS" w:cs="Arial"/>
            <w:color w:val="FF0000"/>
            <w:spacing w:val="-2"/>
            <w:w w:val="110"/>
            <w:sz w:val="22"/>
            <w:szCs w:val="22"/>
          </w:rPr>
          <w:t>kawm</w:t>
        </w:r>
      </w:ins>
      <w:proofErr w:type="spellEnd"/>
      <w:del w:id="160" w:author="Fong RERHANG" w:date="2021-06-13T14:42:00Z">
        <w:r w:rsidR="0097177B" w:rsidRPr="00181164" w:rsidDel="00C52607">
          <w:rPr>
            <w:rFonts w:ascii="Comic Sans MS" w:hAnsi="Comic Sans MS" w:cs="Arial"/>
            <w:color w:val="FF0000"/>
            <w:spacing w:val="-2"/>
            <w:w w:val="110"/>
            <w:sz w:val="22"/>
            <w:szCs w:val="22"/>
          </w:rPr>
          <w:delText>qhov rooj</w:delText>
        </w:r>
      </w:del>
      <w:r w:rsidR="0097177B" w:rsidRPr="00181164">
        <w:rPr>
          <w:rFonts w:ascii="Comic Sans MS" w:hAnsi="Comic Sans MS" w:cs="Arial"/>
          <w:color w:val="FF0000"/>
          <w:spacing w:val="-2"/>
          <w:w w:val="110"/>
          <w:sz w:val="22"/>
          <w:szCs w:val="22"/>
        </w:rPr>
        <w:t xml:space="preserve"> </w:t>
      </w:r>
      <w:proofErr w:type="spellStart"/>
      <w:r w:rsidR="0097177B" w:rsidRPr="00181164">
        <w:rPr>
          <w:rFonts w:ascii="Comic Sans MS" w:hAnsi="Comic Sans MS"/>
          <w:color w:val="000000"/>
          <w:spacing w:val="-2"/>
          <w:w w:val="110"/>
          <w:sz w:val="22"/>
          <w:szCs w:val="22"/>
        </w:rPr>
        <w:t>thiab</w:t>
      </w:r>
      <w:proofErr w:type="spellEnd"/>
      <w:r w:rsidR="0097177B" w:rsidRPr="00181164">
        <w:rPr>
          <w:rFonts w:ascii="Comic Sans MS" w:hAnsi="Comic Sans MS"/>
          <w:color w:val="000000"/>
          <w:spacing w:val="-2"/>
          <w:w w:val="110"/>
          <w:sz w:val="22"/>
          <w:szCs w:val="22"/>
        </w:rPr>
        <w:t xml:space="preserve"> </w:t>
      </w:r>
      <w:proofErr w:type="spellStart"/>
      <w:r w:rsidR="008A5D15" w:rsidRPr="00181164">
        <w:rPr>
          <w:rFonts w:ascii="Comic Sans MS" w:hAnsi="Comic Sans MS" w:cs="Arial"/>
          <w:color w:val="FF0000"/>
          <w:w w:val="110"/>
          <w:sz w:val="22"/>
          <w:szCs w:val="22"/>
        </w:rPr>
        <w:t>Kws</w:t>
      </w:r>
      <w:proofErr w:type="spellEnd"/>
      <w:r w:rsidR="008A5D15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8A5D15" w:rsidRPr="00181164">
        <w:rPr>
          <w:rFonts w:ascii="Comic Sans MS" w:hAnsi="Comic Sans MS" w:cs="Arial"/>
          <w:color w:val="FF0000"/>
          <w:w w:val="110"/>
          <w:sz w:val="22"/>
          <w:szCs w:val="22"/>
        </w:rPr>
        <w:t>kho</w:t>
      </w:r>
      <w:proofErr w:type="spellEnd"/>
      <w:r w:rsidR="008A5D15" w:rsidRPr="00181164">
        <w:rPr>
          <w:rFonts w:ascii="Comic Sans MS" w:hAnsi="Comic Sans MS" w:cs="Arial"/>
          <w:color w:val="FF0000"/>
          <w:w w:val="110"/>
          <w:sz w:val="22"/>
          <w:szCs w:val="22"/>
        </w:rPr>
        <w:t xml:space="preserve"> mob </w:t>
      </w:r>
      <w:r w:rsidR="001969DC" w:rsidRPr="00181164">
        <w:rPr>
          <w:rFonts w:ascii="Comic Sans MS" w:hAnsi="Comic Sans MS"/>
          <w:color w:val="000000"/>
          <w:spacing w:val="-3"/>
          <w:w w:val="110"/>
          <w:sz w:val="22"/>
          <w:szCs w:val="22"/>
        </w:rPr>
        <w:t>(</w:t>
      </w:r>
      <w:proofErr w:type="spellStart"/>
      <w:r w:rsidR="006D7B87" w:rsidRPr="00181164">
        <w:rPr>
          <w:rFonts w:ascii="Comic Sans MS" w:hAnsi="Comic Sans MS"/>
          <w:color w:val="000000"/>
          <w:spacing w:val="-3"/>
          <w:w w:val="110"/>
          <w:sz w:val="22"/>
          <w:szCs w:val="22"/>
        </w:rPr>
        <w:t>tseem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hu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ins w:id="161" w:author="Fong RERHANG" w:date="2021-06-13T14:44:00Z"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>tus</w:t>
        </w:r>
        <w:proofErr w:type="spellEnd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>ua</w:t>
        </w:r>
        <w:proofErr w:type="spellEnd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>hauj</w:t>
        </w:r>
        <w:proofErr w:type="spellEnd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>lwm</w:t>
        </w:r>
        <w:proofErr w:type="spellEnd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>pab</w:t>
        </w:r>
        <w:proofErr w:type="spellEnd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>zej</w:t>
        </w:r>
        <w:proofErr w:type="spellEnd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>tsoom</w:t>
        </w:r>
        <w:proofErr w:type="spellEnd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(</w:t>
        </w:r>
      </w:ins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social worker</w:t>
      </w:r>
      <w:ins w:id="162" w:author="Fong RERHANG" w:date="2021-06-13T14:44:00Z"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>)</w:t>
        </w:r>
      </w:ins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)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nkag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siab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zoo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dua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dab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tsi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tau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tshwm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sim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neej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coj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mus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rau</w:t>
      </w:r>
      <w:proofErr w:type="spellEnd"/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>k</w:t>
      </w:r>
      <w:ins w:id="163" w:author="Fong RERHANG" w:date="2021-06-13T14:45:00Z"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>h</w:t>
        </w:r>
      </w:ins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>oos</w:t>
      </w:r>
      <w:proofErr w:type="spellEnd"/>
      <w:r w:rsidR="0095278D" w:rsidRPr="00181164">
        <w:rPr>
          <w:rFonts w:ascii="Comic Sans MS" w:hAnsi="Comic Sans MS"/>
          <w:color w:val="000000"/>
          <w:w w:val="110"/>
          <w:sz w:val="22"/>
          <w:szCs w:val="22"/>
        </w:rPr>
        <w:t xml:space="preserve"> kas</w:t>
      </w:r>
      <w:r w:rsidR="001969DC" w:rsidRPr="00181164">
        <w:rPr>
          <w:rFonts w:ascii="Comic Sans MS" w:hAnsi="Comic Sans MS"/>
          <w:color w:val="000000"/>
          <w:w w:val="110"/>
          <w:sz w:val="22"/>
          <w:szCs w:val="22"/>
        </w:rPr>
        <w:t>.</w:t>
      </w:r>
      <w:r w:rsidR="00570EE8" w:rsidRPr="00181164">
        <w:rPr>
          <w:rFonts w:ascii="Times New Roman" w:eastAsia="Times New Roman" w:hAnsi="Times New Roman" w:cs="Times New Roman"/>
          <w:snapToGrid w:val="0"/>
          <w:color w:val="000000"/>
          <w:w w:val="0"/>
          <w:sz w:val="22"/>
          <w:szCs w:val="22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B276AA0" w14:textId="77777777" w:rsidR="003D67BE" w:rsidRPr="00E70418" w:rsidRDefault="003D67BE" w:rsidP="004978A2">
      <w:pPr>
        <w:pStyle w:val="BodyText"/>
        <w:spacing w:line="283" w:lineRule="auto"/>
        <w:ind w:left="90" w:right="134"/>
        <w:rPr>
          <w:rFonts w:ascii="Comic Sans MS" w:hAnsi="Comic Sans MS"/>
          <w:sz w:val="12"/>
          <w:szCs w:val="23"/>
        </w:rPr>
      </w:pPr>
    </w:p>
    <w:p w14:paraId="52323D9D" w14:textId="36932D0F" w:rsidR="00421E6B" w:rsidRPr="00BB3209" w:rsidRDefault="000048E8" w:rsidP="00BB3209">
      <w:pPr>
        <w:pStyle w:val="BodyText"/>
        <w:spacing w:line="282" w:lineRule="auto"/>
        <w:ind w:left="90" w:right="120"/>
        <w:jc w:val="both"/>
        <w:rPr>
          <w:rFonts w:ascii="Comic Sans MS" w:hAnsi="Comic Sans MS"/>
          <w:spacing w:val="-1"/>
          <w:w w:val="110"/>
          <w:sz w:val="22"/>
          <w:szCs w:val="22"/>
        </w:rPr>
      </w:pPr>
      <w:r w:rsidRPr="00E70418">
        <w:rPr>
          <w:rFonts w:ascii="Comic Sans MS" w:hAnsi="Comic Sans MS"/>
          <w:spacing w:val="-1"/>
          <w:w w:val="110"/>
          <w:szCs w:val="23"/>
        </w:rPr>
        <w:tab/>
      </w:r>
      <w:proofErr w:type="spellStart"/>
      <w:r w:rsidR="006F1CC9" w:rsidRPr="00BB3209">
        <w:rPr>
          <w:rFonts w:ascii="Comic Sans MS" w:hAnsi="Comic Sans MS"/>
          <w:spacing w:val="-1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del w:id="164" w:author="Fong RERHANG" w:date="2021-06-13T14:46:00Z">
        <w:r w:rsidR="006F1CC9" w:rsidRPr="00BB3209" w:rsidDel="00C52607">
          <w:rPr>
            <w:rFonts w:ascii="Comic Sans MS" w:hAnsi="Comic Sans MS" w:cs="Arial"/>
            <w:color w:val="FF0000"/>
            <w:w w:val="110"/>
            <w:sz w:val="22"/>
            <w:szCs w:val="22"/>
          </w:rPr>
          <w:delText xml:space="preserve">Tub Hluas </w:delText>
        </w:r>
        <w:r w:rsidR="001969DC" w:rsidRPr="00BB3209" w:rsidDel="00C52607">
          <w:rPr>
            <w:rFonts w:ascii="Comic Sans MS" w:hAnsi="Comic Sans MS" w:cs="Arial"/>
            <w:color w:val="FF0000"/>
            <w:w w:val="110"/>
            <w:sz w:val="22"/>
            <w:szCs w:val="22"/>
          </w:rPr>
          <w:delText xml:space="preserve">Cov </w:delText>
        </w:r>
      </w:del>
      <w:proofErr w:type="spellStart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>Kws</w:t>
      </w:r>
      <w:proofErr w:type="spellEnd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>Tswv</w:t>
      </w:r>
      <w:proofErr w:type="spellEnd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FF0000"/>
          <w:w w:val="110"/>
          <w:sz w:val="22"/>
          <w:szCs w:val="22"/>
        </w:rPr>
        <w:t>Yim</w:t>
      </w:r>
      <w:proofErr w:type="spellEnd"/>
      <w:ins w:id="165" w:author="Fong RERHANG" w:date="2021-06-13T14:46:00Z">
        <w:r w:rsidR="00C52607">
          <w:rPr>
            <w:rFonts w:ascii="Comic Sans MS" w:hAnsi="Comic Sans MS" w:cs="Arial"/>
            <w:color w:val="FF0000"/>
            <w:w w:val="110"/>
            <w:sz w:val="22"/>
            <w:szCs w:val="22"/>
          </w:rPr>
          <w:t xml:space="preserve"> </w:t>
        </w:r>
        <w:proofErr w:type="spellStart"/>
        <w:r w:rsidR="00C52607">
          <w:rPr>
            <w:rFonts w:ascii="Comic Sans MS" w:hAnsi="Comic Sans MS" w:cs="Arial"/>
            <w:color w:val="FF0000"/>
            <w:w w:val="110"/>
            <w:sz w:val="22"/>
            <w:szCs w:val="22"/>
          </w:rPr>
          <w:t>Cov</w:t>
        </w:r>
        <w:proofErr w:type="spellEnd"/>
        <w:r w:rsidR="00C52607">
          <w:rPr>
            <w:rFonts w:ascii="Comic Sans MS" w:hAnsi="Comic Sans MS" w:cs="Arial"/>
            <w:color w:val="FF0000"/>
            <w:w w:val="110"/>
            <w:sz w:val="22"/>
            <w:szCs w:val="22"/>
          </w:rPr>
          <w:t xml:space="preserve"> </w:t>
        </w:r>
        <w:proofErr w:type="spellStart"/>
        <w:r w:rsidR="00C52607">
          <w:rPr>
            <w:rFonts w:ascii="Comic Sans MS" w:hAnsi="Comic Sans MS" w:cs="Arial"/>
            <w:color w:val="FF0000"/>
            <w:w w:val="110"/>
            <w:sz w:val="22"/>
            <w:szCs w:val="22"/>
          </w:rPr>
          <w:t>Hluas</w:t>
        </w:r>
      </w:ins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ze</w:t>
      </w:r>
      <w:proofErr w:type="spellEnd"/>
      <w:del w:id="166" w:author="Fong RERHANG" w:date="2021-06-13T14:47:00Z">
        <w:r w:rsidR="001969DC" w:rsidRPr="00BB3209" w:rsidDel="00C52607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 thoob plaws</w:delText>
        </w:r>
      </w:del>
      <w:r w:rsidR="006F1CC9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F1CC9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ins w:id="167" w:author="Fong RERHANG" w:date="2021-06-13T14:47:00Z"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tag </w:t>
        </w:r>
      </w:ins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ib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hnub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6F1CC9" w:rsidRPr="00BB3209">
        <w:rPr>
          <w:rFonts w:ascii="Comic Sans MS" w:hAnsi="Comic Sans MS" w:cs="Arial"/>
          <w:color w:val="2E5396"/>
          <w:spacing w:val="-5"/>
          <w:w w:val="110"/>
          <w:sz w:val="22"/>
          <w:szCs w:val="22"/>
        </w:rPr>
        <w:t xml:space="preserve"> </w:t>
      </w:r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Kev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txhawb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nqa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koj</w:t>
      </w:r>
      <w:proofErr w:type="spellEnd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li </w:t>
      </w:r>
      <w:proofErr w:type="spellStart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>kev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xav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tau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thaum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nyob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hauv</w:t>
      </w:r>
      <w:proofErr w:type="spellEnd"/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>cov</w:t>
      </w:r>
      <w:proofErr w:type="spellEnd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>k</w:t>
      </w:r>
      <w:ins w:id="168" w:author="Fong RERHANG" w:date="2021-06-13T14:48:00Z">
        <w:r w:rsidR="00C52607">
          <w:rPr>
            <w:rFonts w:ascii="Comic Sans MS" w:hAnsi="Comic Sans MS" w:cs="Arial"/>
            <w:color w:val="2E5396"/>
            <w:w w:val="110"/>
            <w:sz w:val="22"/>
            <w:szCs w:val="22"/>
          </w:rPr>
          <w:t>h</w:t>
        </w:r>
      </w:ins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>oos</w:t>
      </w:r>
      <w:proofErr w:type="spellEnd"/>
      <w:r w:rsidR="006F1CC9" w:rsidRPr="00BB3209">
        <w:rPr>
          <w:rFonts w:ascii="Comic Sans MS" w:hAnsi="Comic Sans MS" w:cs="Arial"/>
          <w:color w:val="2E5396"/>
          <w:w w:val="110"/>
          <w:sz w:val="22"/>
          <w:szCs w:val="22"/>
        </w:rPr>
        <w:t xml:space="preserve"> kas</w:t>
      </w:r>
      <w:r w:rsidR="001969DC" w:rsidRPr="00BB3209">
        <w:rPr>
          <w:rFonts w:ascii="Comic Sans MS" w:hAnsi="Comic Sans MS" w:cs="Arial"/>
          <w:color w:val="2E5396"/>
          <w:w w:val="110"/>
          <w:sz w:val="22"/>
          <w:szCs w:val="22"/>
        </w:rPr>
        <w:t>.</w:t>
      </w:r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005E8C" w:rsidRPr="00BB3209">
        <w:rPr>
          <w:rFonts w:ascii="Comic Sans MS" w:hAnsi="Comic Sans MS"/>
          <w:color w:val="000000"/>
          <w:w w:val="110"/>
          <w:sz w:val="22"/>
          <w:szCs w:val="22"/>
        </w:rPr>
        <w:t>Lawv</w:t>
      </w:r>
      <w:proofErr w:type="spellEnd"/>
      <w:r w:rsidR="00005E8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yuav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mus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rau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chav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chaw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kho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mob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paub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tias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ib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puag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ncig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lawv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yuav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ntsib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005E8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siv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khoom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del w:id="169" w:author="Fong RERHANG" w:date="2021-06-13T14:50:00Z">
        <w:r w:rsidR="00181231" w:rsidRPr="00BB3209" w:rsidDel="00C52607">
          <w:rPr>
            <w:rFonts w:ascii="Comic Sans MS" w:hAnsi="Comic Sans MS"/>
            <w:color w:val="000000"/>
            <w:w w:val="110"/>
            <w:sz w:val="22"/>
            <w:szCs w:val="22"/>
          </w:rPr>
          <w:delText>Tub</w:delText>
        </w:r>
        <w:r w:rsidR="001969DC" w:rsidRPr="00BB3209" w:rsidDel="00C52607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 Hluas </w:delText>
        </w:r>
      </w:del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ins w:id="170" w:author="Fong RERHANG" w:date="2021-06-13T14:50:00Z"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>Cov</w:t>
        </w:r>
        <w:proofErr w:type="spellEnd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C52607">
          <w:rPr>
            <w:rFonts w:ascii="Comic Sans MS" w:hAnsi="Comic Sans MS"/>
            <w:color w:val="000000"/>
            <w:w w:val="110"/>
            <w:sz w:val="22"/>
            <w:szCs w:val="22"/>
          </w:rPr>
          <w:t>Hluas</w:t>
        </w:r>
      </w:ins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tau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tos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txais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txhua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tag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kis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pom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tias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tuaj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yeem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sawv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ins w:id="171" w:author="Fong RERHANG" w:date="2021-06-13T14:51:00Z">
        <w:r w:rsidR="00C52607" w:rsidRPr="00BB3209">
          <w:rPr>
            <w:rFonts w:ascii="Comic Sans MS" w:hAnsi="Comic Sans MS"/>
            <w:color w:val="000000"/>
            <w:w w:val="110"/>
            <w:sz w:val="22"/>
            <w:szCs w:val="22"/>
          </w:rPr>
          <w:t>koj</w:t>
        </w:r>
        <w:proofErr w:type="spellEnd"/>
        <w:r w:rsidR="00C52607" w:rsidRPr="00BB3209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C52607" w:rsidRPr="00BB3209">
          <w:rPr>
            <w:rFonts w:ascii="Comic Sans MS" w:hAnsi="Comic Sans MS"/>
            <w:color w:val="000000"/>
            <w:w w:val="110"/>
            <w:sz w:val="22"/>
            <w:szCs w:val="22"/>
          </w:rPr>
          <w:t>txoj</w:t>
        </w:r>
        <w:proofErr w:type="spellEnd"/>
        <w:r w:rsidR="00C52607" w:rsidRPr="00BB3209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C52607" w:rsidRPr="00BB3209">
          <w:rPr>
            <w:rFonts w:ascii="Comic Sans MS" w:hAnsi="Comic Sans MS"/>
            <w:color w:val="000000"/>
            <w:w w:val="110"/>
            <w:sz w:val="22"/>
            <w:szCs w:val="22"/>
          </w:rPr>
          <w:t>hauj</w:t>
        </w:r>
        <w:proofErr w:type="spellEnd"/>
        <w:r w:rsidR="00C52607" w:rsidRPr="00BB3209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C52607" w:rsidRPr="00BB3209">
          <w:rPr>
            <w:rFonts w:ascii="Comic Sans MS" w:hAnsi="Comic Sans MS"/>
            <w:color w:val="000000"/>
            <w:w w:val="110"/>
            <w:sz w:val="22"/>
            <w:szCs w:val="22"/>
          </w:rPr>
          <w:t>lwm</w:t>
        </w:r>
        <w:proofErr w:type="spellEnd"/>
        <w:r w:rsidR="00C52607" w:rsidRPr="00BB3209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</w:ins>
      <w:proofErr w:type="spellStart"/>
      <w:r w:rsidR="00181231" w:rsidRPr="00BB3209">
        <w:rPr>
          <w:rFonts w:ascii="Comic Sans MS" w:hAnsi="Comic Sans MS"/>
          <w:color w:val="000000"/>
          <w:w w:val="110"/>
          <w:sz w:val="22"/>
          <w:szCs w:val="22"/>
        </w:rPr>
        <w:t>niaj</w:t>
      </w:r>
      <w:proofErr w:type="spellEnd"/>
      <w:r w:rsidR="00181231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81231" w:rsidRPr="00BB3209">
        <w:rPr>
          <w:rFonts w:ascii="Comic Sans MS" w:hAnsi="Comic Sans MS"/>
          <w:color w:val="000000"/>
          <w:w w:val="110"/>
          <w:sz w:val="22"/>
          <w:szCs w:val="22"/>
        </w:rPr>
        <w:t>hnub</w:t>
      </w:r>
      <w:proofErr w:type="spellEnd"/>
      <w:r w:rsidR="00181231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del w:id="172" w:author="Fong RERHANG" w:date="2021-06-13T14:51:00Z">
        <w:r w:rsidR="001969DC" w:rsidRPr="00BB3209" w:rsidDel="00C52607">
          <w:rPr>
            <w:rFonts w:ascii="Comic Sans MS" w:hAnsi="Comic Sans MS"/>
            <w:color w:val="000000"/>
            <w:w w:val="110"/>
            <w:sz w:val="22"/>
            <w:szCs w:val="22"/>
          </w:rPr>
          <w:delText>mus ncig ntawm koj txoj hauj</w:delText>
        </w:r>
        <w:r w:rsidR="00181231" w:rsidRPr="00BB3209" w:rsidDel="00C52607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 </w:delText>
        </w:r>
        <w:r w:rsidR="001969DC" w:rsidRPr="00BB3209" w:rsidDel="00C52607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lwm </w:delText>
        </w:r>
      </w:del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(da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dej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hnav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ris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tsho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tshais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yam)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lawv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tau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sij</w:t>
      </w:r>
      <w:proofErr w:type="spellEnd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hawm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pawg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lus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nug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dab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tsi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txoj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zoo li dab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tsi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tshwm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sim tom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ntej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, los</w:t>
      </w:r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sis dab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tsi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ntawv</w:t>
      </w:r>
      <w:proofErr w:type="spellEnd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96B98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zaub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mov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hmo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tsuas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nug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del w:id="173" w:author="Fong RERHANG" w:date="2021-06-13T14:53:00Z">
        <w:r w:rsidR="001969DC" w:rsidRPr="00BB3209" w:rsidDel="007D034C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Cov Hluas </w:delText>
        </w:r>
      </w:del>
      <w:proofErr w:type="spellStart"/>
      <w:ins w:id="174" w:author="Fong RERHANG" w:date="2021-06-13T14:53:00Z">
        <w:r w:rsidR="007D034C">
          <w:rPr>
            <w:rFonts w:ascii="Comic Sans MS" w:hAnsi="Comic Sans MS"/>
            <w:color w:val="000000"/>
            <w:w w:val="110"/>
            <w:sz w:val="22"/>
            <w:szCs w:val="22"/>
          </w:rPr>
          <w:t>Kws</w:t>
        </w:r>
        <w:proofErr w:type="spellEnd"/>
        <w:r w:rsidR="007D034C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</w:ins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ins w:id="175" w:author="Fong RERHANG" w:date="2021-06-13T14:53:00Z">
        <w:r w:rsidR="007D034C" w:rsidRPr="007D034C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7D034C" w:rsidRPr="00BB3209">
          <w:rPr>
            <w:rFonts w:ascii="Comic Sans MS" w:hAnsi="Comic Sans MS"/>
            <w:color w:val="000000"/>
            <w:w w:val="110"/>
            <w:sz w:val="22"/>
            <w:szCs w:val="22"/>
          </w:rPr>
          <w:t>Cov</w:t>
        </w:r>
        <w:proofErr w:type="spellEnd"/>
        <w:r w:rsidR="007D034C" w:rsidRPr="00BB3209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7D034C" w:rsidRPr="00BB3209">
          <w:rPr>
            <w:rFonts w:ascii="Comic Sans MS" w:hAnsi="Comic Sans MS"/>
            <w:color w:val="000000"/>
            <w:w w:val="110"/>
            <w:sz w:val="22"/>
            <w:szCs w:val="22"/>
          </w:rPr>
          <w:t>Hluas</w:t>
        </w:r>
      </w:ins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del w:id="176" w:author="Fong RERHANG" w:date="2021-06-13T14:54:00Z">
        <w:r w:rsidR="00174F7E" w:rsidRPr="00BB3209" w:rsidDel="007D034C">
          <w:rPr>
            <w:rFonts w:ascii="Comic Sans MS" w:hAnsi="Comic Sans MS"/>
            <w:color w:val="000000"/>
            <w:w w:val="110"/>
            <w:sz w:val="22"/>
            <w:szCs w:val="22"/>
          </w:rPr>
          <w:delText>Tub Hluas cov</w:delText>
        </w:r>
      </w:del>
      <w:ins w:id="177" w:author="Fong RERHANG" w:date="2021-06-13T14:54:00Z">
        <w:r w:rsidR="007D034C">
          <w:rPr>
            <w:rFonts w:ascii="Comic Sans MS" w:hAnsi="Comic Sans MS"/>
            <w:color w:val="000000"/>
            <w:w w:val="110"/>
            <w:sz w:val="22"/>
            <w:szCs w:val="22"/>
          </w:rPr>
          <w:t>Tus</w:t>
        </w:r>
      </w:ins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K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ws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ins w:id="178" w:author="Fong RERHANG" w:date="2021-06-13T14:54:00Z">
        <w:r w:rsidR="007D034C">
          <w:rPr>
            <w:rFonts w:ascii="Comic Sans MS" w:hAnsi="Comic Sans MS"/>
            <w:color w:val="000000"/>
            <w:w w:val="110"/>
            <w:sz w:val="22"/>
            <w:szCs w:val="22"/>
          </w:rPr>
          <w:t>Cov</w:t>
        </w:r>
        <w:proofErr w:type="spellEnd"/>
        <w:r w:rsidR="007D034C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7D034C">
          <w:rPr>
            <w:rFonts w:ascii="Comic Sans MS" w:hAnsi="Comic Sans MS"/>
            <w:color w:val="000000"/>
            <w:w w:val="110"/>
            <w:sz w:val="22"/>
            <w:szCs w:val="22"/>
          </w:rPr>
          <w:t>Hluas</w:t>
        </w:r>
        <w:proofErr w:type="spellEnd"/>
        <w:r w:rsidR="007D034C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</w:ins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zoo los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tham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thaum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tsuas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xav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tau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tham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ib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tug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nquag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mloog</w:t>
      </w:r>
      <w:proofErr w:type="spellEnd"/>
      <w:r w:rsidR="001969DC" w:rsidRPr="00BB3209">
        <w:rPr>
          <w:rFonts w:ascii="Comic Sans MS" w:hAnsi="Comic Sans MS"/>
          <w:color w:val="000000"/>
          <w:w w:val="110"/>
          <w:sz w:val="22"/>
          <w:szCs w:val="22"/>
        </w:rPr>
        <w:t>.</w:t>
      </w:r>
    </w:p>
    <w:p w14:paraId="6C72806E" w14:textId="77777777" w:rsidR="00421E6B" w:rsidRPr="00E70418" w:rsidRDefault="00421E6B" w:rsidP="004978A2">
      <w:pPr>
        <w:pStyle w:val="BodyText"/>
        <w:spacing w:line="282" w:lineRule="auto"/>
        <w:ind w:left="90" w:right="120"/>
        <w:rPr>
          <w:rFonts w:ascii="Comic Sans MS" w:hAnsi="Comic Sans MS"/>
          <w:sz w:val="12"/>
          <w:szCs w:val="23"/>
        </w:rPr>
      </w:pPr>
    </w:p>
    <w:p w14:paraId="7FB5F857" w14:textId="63CF2267" w:rsidR="00A844F1" w:rsidRPr="00BA310C" w:rsidRDefault="000048E8" w:rsidP="00CA73F7">
      <w:pPr>
        <w:pStyle w:val="BodyText"/>
        <w:spacing w:line="282" w:lineRule="auto"/>
        <w:ind w:left="90" w:right="120"/>
        <w:jc w:val="both"/>
        <w:rPr>
          <w:rFonts w:ascii="Comic Sans MS" w:hAnsi="Comic Sans MS"/>
          <w:color w:val="000000"/>
          <w:w w:val="110"/>
          <w:sz w:val="22"/>
          <w:szCs w:val="22"/>
        </w:rPr>
      </w:pPr>
      <w:r w:rsidRPr="00E70418">
        <w:rPr>
          <w:rFonts w:ascii="Comic Sans MS" w:hAnsi="Comic Sans MS"/>
          <w:spacing w:val="-1"/>
          <w:w w:val="110"/>
          <w:szCs w:val="23"/>
        </w:rPr>
        <w:lastRenderedPageBreak/>
        <w:tab/>
      </w:r>
      <w:r w:rsidR="001C1F9E" w:rsidRPr="00CA73F7">
        <w:rPr>
          <w:rFonts w:ascii="Comic Sans MS" w:hAnsi="Comic Sans MS"/>
          <w:spacing w:val="-1"/>
          <w:w w:val="110"/>
          <w:sz w:val="22"/>
          <w:szCs w:val="22"/>
        </w:rPr>
        <w:t>Tus</w:t>
      </w:r>
      <w:r w:rsidR="001969DC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 w:cs="Arial"/>
          <w:color w:val="FF0000"/>
          <w:w w:val="110"/>
          <w:sz w:val="22"/>
          <w:szCs w:val="22"/>
        </w:rPr>
        <w:t>Kws</w:t>
      </w:r>
      <w:proofErr w:type="spellEnd"/>
      <w:r w:rsidR="001969DC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Kho Mob</w:t>
      </w:r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Rehab </w:t>
      </w:r>
      <w:proofErr w:type="spellStart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>thiab</w:t>
      </w:r>
      <w:proofErr w:type="spellEnd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>tus</w:t>
      </w:r>
      <w:proofErr w:type="spellEnd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 xml:space="preserve"> </w:t>
      </w:r>
      <w:proofErr w:type="spellStart"/>
      <w:r w:rsidR="001C1F9E" w:rsidRPr="00CA73F7">
        <w:rPr>
          <w:rFonts w:ascii="Comic Sans MS" w:hAnsi="Comic Sans MS" w:cs="Arial"/>
          <w:color w:val="FF0000"/>
          <w:w w:val="110"/>
          <w:sz w:val="22"/>
          <w:szCs w:val="22"/>
        </w:rPr>
        <w:t>pab</w:t>
      </w:r>
      <w:proofErr w:type="spellEnd"/>
      <w:ins w:id="179" w:author="Fong RERHANG" w:date="2021-06-13T14:57:00Z">
        <w:r w:rsidR="007D034C">
          <w:rPr>
            <w:rFonts w:ascii="Comic Sans MS" w:hAnsi="Comic Sans MS" w:cs="Arial"/>
            <w:color w:val="FF0000"/>
            <w:w w:val="110"/>
            <w:sz w:val="22"/>
            <w:szCs w:val="22"/>
          </w:rPr>
          <w:t xml:space="preserve"> (</w:t>
        </w:r>
        <w:proofErr w:type="spellStart"/>
        <w:r w:rsidR="007D034C">
          <w:rPr>
            <w:rFonts w:ascii="Comic Sans MS" w:hAnsi="Comic Sans MS" w:cs="Arial"/>
            <w:color w:val="FF0000"/>
            <w:w w:val="110"/>
            <w:sz w:val="22"/>
            <w:szCs w:val="22"/>
          </w:rPr>
          <w:t>Rehah</w:t>
        </w:r>
        <w:proofErr w:type="spellEnd"/>
        <w:r w:rsidR="007D034C">
          <w:rPr>
            <w:rFonts w:ascii="Comic Sans MS" w:hAnsi="Comic Sans MS" w:cs="Arial"/>
            <w:color w:val="FF0000"/>
            <w:w w:val="110"/>
            <w:sz w:val="22"/>
            <w:szCs w:val="22"/>
          </w:rPr>
          <w:t xml:space="preserve"> Therapist and Aides)</w:t>
        </w:r>
      </w:ins>
      <w:del w:id="180" w:author="Fong RERHANG" w:date="2021-06-13T14:57:00Z">
        <w:r w:rsidR="001C1F9E" w:rsidRPr="00CA73F7" w:rsidDel="007D034C">
          <w:rPr>
            <w:rFonts w:ascii="Comic Sans MS" w:hAnsi="Comic Sans MS" w:cs="Arial"/>
            <w:color w:val="FF0000"/>
            <w:w w:val="110"/>
            <w:sz w:val="22"/>
            <w:szCs w:val="22"/>
          </w:rPr>
          <w:delText xml:space="preserve"> </w:delText>
        </w:r>
      </w:del>
      <w:ins w:id="181" w:author="Fong RERHANG" w:date="2021-06-13T14:57:00Z">
        <w:r w:rsidR="007D034C">
          <w:t xml:space="preserve"> </w:t>
        </w:r>
      </w:ins>
      <w:proofErr w:type="spellStart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>yog</w:t>
      </w:r>
      <w:proofErr w:type="spellEnd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>cov</w:t>
      </w:r>
      <w:proofErr w:type="spellEnd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>coj</w:t>
      </w:r>
      <w:proofErr w:type="spellEnd"/>
      <w:r w:rsidR="001969DC" w:rsidRPr="00CA73F7">
        <w:rPr>
          <w:rFonts w:ascii="Comic Sans MS" w:hAnsi="Comic Sans MS"/>
          <w:color w:val="000000"/>
          <w:spacing w:val="-3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>cov</w:t>
      </w:r>
      <w:proofErr w:type="spellEnd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>dej</w:t>
      </w:r>
      <w:proofErr w:type="spellEnd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 xml:space="preserve"> num </w:t>
      </w:r>
      <w:proofErr w:type="spellStart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>thiab</w:t>
      </w:r>
      <w:proofErr w:type="spellEnd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B47228" w:rsidRPr="00CA73F7">
        <w:rPr>
          <w:rFonts w:ascii="Comic Sans MS" w:hAnsi="Comic Sans MS" w:cs="Arial"/>
          <w:color w:val="2E5396"/>
          <w:w w:val="110"/>
          <w:sz w:val="22"/>
          <w:szCs w:val="22"/>
        </w:rPr>
        <w:t>pab</w:t>
      </w:r>
      <w:proofErr w:type="spellEnd"/>
      <w:r w:rsidR="00B47228" w:rsidRPr="00CA73F7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>pawg</w:t>
      </w:r>
      <w:proofErr w:type="spellEnd"/>
      <w:r w:rsidR="001969DC" w:rsidRPr="00CA73F7">
        <w:rPr>
          <w:rFonts w:ascii="Comic Sans MS" w:hAnsi="Comic Sans MS" w:cs="Arial"/>
          <w:color w:val="2E5396"/>
          <w:w w:val="110"/>
          <w:sz w:val="22"/>
          <w:szCs w:val="22"/>
        </w:rPr>
        <w:t>.</w:t>
      </w:r>
      <w:ins w:id="182" w:author="Fong RERHANG" w:date="2021-06-13T14:58:00Z">
        <w:r w:rsidR="007D034C">
          <w:rPr>
            <w:rFonts w:ascii="Comic Sans MS" w:hAnsi="Comic Sans MS" w:cs="Arial"/>
            <w:color w:val="2E5396"/>
            <w:w w:val="110"/>
            <w:sz w:val="22"/>
            <w:szCs w:val="22"/>
          </w:rPr>
          <w:t xml:space="preserve"> </w:t>
        </w:r>
      </w:ins>
      <w:proofErr w:type="spellStart"/>
      <w:r w:rsidR="00B47228" w:rsidRPr="00CA73F7">
        <w:rPr>
          <w:rFonts w:ascii="Comic Sans MS" w:hAnsi="Comic Sans MS"/>
          <w:color w:val="000000"/>
          <w:spacing w:val="-1"/>
          <w:w w:val="110"/>
          <w:sz w:val="22"/>
          <w:szCs w:val="22"/>
        </w:rPr>
        <w:t>Lawv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ins w:id="183" w:author="Fong RERHANG" w:date="2021-06-13T14:58:00Z">
        <w:r w:rsidR="007D034C" w:rsidRPr="00CA73F7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teem </w:t>
        </w:r>
      </w:ins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ca</w:t>
      </w:r>
      <w:r w:rsidR="00F2277A" w:rsidRPr="00CA73F7">
        <w:rPr>
          <w:rFonts w:ascii="Comic Sans MS" w:hAnsi="Comic Sans MS"/>
          <w:color w:val="000000"/>
          <w:w w:val="110"/>
          <w:sz w:val="22"/>
          <w:szCs w:val="22"/>
        </w:rPr>
        <w:t>i</w:t>
      </w:r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j</w:t>
      </w:r>
      <w:proofErr w:type="spellEnd"/>
      <w:del w:id="184" w:author="Fong RERHANG" w:date="2021-06-13T14:58:00Z">
        <w:r w:rsidR="001969DC" w:rsidRPr="00CA73F7" w:rsidDel="007D034C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 teem</w:delText>
        </w:r>
      </w:del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tawm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del w:id="185" w:author="Fong RERHANG" w:date="2021-06-13T14:59:00Z">
        <w:r w:rsidR="001969DC" w:rsidRPr="00CA73F7" w:rsidDel="007D034C">
          <w:rPr>
            <w:rFonts w:ascii="Comic Sans MS" w:hAnsi="Comic Sans MS"/>
            <w:color w:val="000000"/>
            <w:w w:val="110"/>
            <w:sz w:val="22"/>
            <w:szCs w:val="22"/>
          </w:rPr>
          <w:delText>hauv tsev</w:delText>
        </w:r>
      </w:del>
      <w:proofErr w:type="spellStart"/>
      <w:ins w:id="186" w:author="Fong RERHANG" w:date="2021-06-13T14:59:00Z">
        <w:r w:rsidR="007D034C">
          <w:rPr>
            <w:rFonts w:ascii="Comic Sans MS" w:hAnsi="Comic Sans MS"/>
            <w:color w:val="000000"/>
            <w:w w:val="110"/>
            <w:sz w:val="22"/>
            <w:szCs w:val="22"/>
          </w:rPr>
          <w:t>cov</w:t>
        </w:r>
        <w:proofErr w:type="spellEnd"/>
        <w:r w:rsidR="007D034C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chaw</w:t>
        </w:r>
      </w:ins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(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nug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F2277A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del w:id="187" w:author="Fong RERHANG" w:date="2021-06-13T14:59:00Z">
        <w:r w:rsidR="00F2277A" w:rsidRPr="00CA73F7" w:rsidDel="007D034C">
          <w:rPr>
            <w:rFonts w:ascii="Comic Sans MS" w:hAnsi="Comic Sans MS"/>
            <w:color w:val="000000"/>
            <w:w w:val="110"/>
            <w:sz w:val="22"/>
            <w:szCs w:val="22"/>
          </w:rPr>
          <w:delText>Tub Hluas</w:delText>
        </w:r>
        <w:r w:rsidR="001969DC" w:rsidRPr="00CA73F7" w:rsidDel="007D034C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 Pab</w:delText>
        </w:r>
      </w:del>
      <w:proofErr w:type="spellStart"/>
      <w:ins w:id="188" w:author="Fong RERHANG" w:date="2021-06-13T14:59:00Z">
        <w:r w:rsidR="007D034C">
          <w:rPr>
            <w:rFonts w:ascii="Comic Sans MS" w:hAnsi="Comic Sans MS"/>
            <w:color w:val="000000"/>
            <w:w w:val="110"/>
            <w:sz w:val="22"/>
            <w:szCs w:val="22"/>
          </w:rPr>
          <w:t>Kws</w:t>
        </w:r>
      </w:ins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ins w:id="189" w:author="Fong RERHANG" w:date="2021-06-13T14:59:00Z">
        <w:r w:rsidR="007D034C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7D034C">
          <w:rPr>
            <w:rFonts w:ascii="Comic Sans MS" w:hAnsi="Comic Sans MS"/>
            <w:color w:val="000000"/>
            <w:w w:val="110"/>
            <w:sz w:val="22"/>
            <w:szCs w:val="22"/>
          </w:rPr>
          <w:t>Cov</w:t>
        </w:r>
        <w:proofErr w:type="spellEnd"/>
        <w:r w:rsidR="007D034C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7D034C">
          <w:rPr>
            <w:rFonts w:ascii="Comic Sans MS" w:hAnsi="Comic Sans MS"/>
            <w:color w:val="000000"/>
            <w:w w:val="110"/>
            <w:sz w:val="22"/>
            <w:szCs w:val="22"/>
          </w:rPr>
          <w:t>Hluas</w:t>
        </w:r>
      </w:ins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pom </w:t>
      </w:r>
      <w:proofErr w:type="spellStart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>qhov</w:t>
      </w:r>
      <w:proofErr w:type="spellEnd"/>
      <w:r w:rsidR="001969DC" w:rsidRPr="00CA73F7">
        <w:rPr>
          <w:rFonts w:ascii="Comic Sans MS" w:hAnsi="Comic Sans MS"/>
          <w:color w:val="000000"/>
          <w:w w:val="110"/>
          <w:sz w:val="22"/>
          <w:szCs w:val="22"/>
        </w:rPr>
        <w:t xml:space="preserve"> no)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F2277A" w:rsidRPr="00BA310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EA4365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1969DC" w:rsidRPr="00EA4365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EA4365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EA4365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2277A" w:rsidRPr="00E21970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F2277A" w:rsidRPr="00E2197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>pawg</w:t>
      </w:r>
      <w:proofErr w:type="spellEnd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>twg</w:t>
      </w:r>
      <w:proofErr w:type="spellEnd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>tshwm</w:t>
      </w:r>
      <w:proofErr w:type="spellEnd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 xml:space="preserve"> sim </w:t>
      </w:r>
      <w:proofErr w:type="spellStart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>txhua</w:t>
      </w:r>
      <w:proofErr w:type="spellEnd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>hnub</w:t>
      </w:r>
      <w:proofErr w:type="spellEnd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164C3B">
        <w:rPr>
          <w:rFonts w:ascii="Comic Sans MS" w:hAnsi="Comic Sans MS"/>
          <w:color w:val="000000"/>
          <w:w w:val="110"/>
          <w:sz w:val="22"/>
          <w:szCs w:val="22"/>
        </w:rPr>
        <w:t>lu</w:t>
      </w:r>
      <w:r w:rsidR="001969DC" w:rsidRPr="006D158C">
        <w:rPr>
          <w:rFonts w:ascii="Comic Sans MS" w:hAnsi="Comic Sans MS"/>
          <w:color w:val="000000"/>
          <w:w w:val="110"/>
          <w:sz w:val="22"/>
          <w:szCs w:val="22"/>
        </w:rPr>
        <w:t>b</w:t>
      </w:r>
      <w:proofErr w:type="spellEnd"/>
      <w:r w:rsidR="001969DC" w:rsidRPr="006D158C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6D158C">
        <w:rPr>
          <w:rFonts w:ascii="Comic Sans MS" w:hAnsi="Comic Sans MS"/>
          <w:color w:val="000000"/>
          <w:w w:val="110"/>
          <w:sz w:val="22"/>
          <w:szCs w:val="22"/>
        </w:rPr>
        <w:t>sij</w:t>
      </w:r>
      <w:proofErr w:type="spellEnd"/>
      <w:r w:rsidR="00F2277A" w:rsidRPr="00DC6ECF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5C4DC4">
        <w:rPr>
          <w:rFonts w:ascii="Comic Sans MS" w:hAnsi="Comic Sans MS"/>
          <w:color w:val="000000"/>
          <w:w w:val="110"/>
          <w:sz w:val="22"/>
          <w:szCs w:val="22"/>
        </w:rPr>
        <w:t>hawm</w:t>
      </w:r>
      <w:proofErr w:type="spellEnd"/>
      <w:r w:rsidR="001969DC" w:rsidRPr="005C4DC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190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pib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191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192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thiab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193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194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xaus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195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li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196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cas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197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.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198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Qhov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199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00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ua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01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02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piv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03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04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txwv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05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06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ntawm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07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08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qhov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09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no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10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yog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11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12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nyob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13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14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rau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15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16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nplooj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17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18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ntawv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19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tom </w:t>
      </w:r>
      <w:proofErr w:type="spellStart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20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ntej</w:t>
      </w:r>
      <w:proofErr w:type="spellEnd"/>
      <w:r w:rsidR="001969DC" w:rsidRPr="007D034C">
        <w:rPr>
          <w:rFonts w:ascii="Comic Sans MS" w:hAnsi="Comic Sans MS"/>
          <w:color w:val="000000"/>
          <w:w w:val="110"/>
          <w:sz w:val="22"/>
          <w:szCs w:val="22"/>
          <w:rPrChange w:id="221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.</w:t>
      </w:r>
      <w:r w:rsidR="001B1C42" w:rsidRPr="007D034C">
        <w:rPr>
          <w:rFonts w:ascii="Comic Sans MS" w:hAnsi="Comic Sans MS"/>
          <w:spacing w:val="-2"/>
          <w:w w:val="110"/>
          <w:sz w:val="22"/>
          <w:szCs w:val="22"/>
          <w:rPrChange w:id="222" w:author="Fong RERHANG" w:date="2021-06-13T15:01:00Z">
            <w:rPr>
              <w:rFonts w:ascii="Comic Sans MS" w:hAnsi="Comic Sans MS"/>
              <w:spacing w:val="-2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4427DD" w:rsidRPr="007D034C">
        <w:rPr>
          <w:rFonts w:ascii="Comic Sans MS" w:hAnsi="Comic Sans MS"/>
          <w:spacing w:val="-2"/>
          <w:w w:val="110"/>
          <w:sz w:val="22"/>
          <w:szCs w:val="22"/>
          <w:rPrChange w:id="223" w:author="Fong RERHANG" w:date="2021-06-13T15:01:00Z">
            <w:rPr>
              <w:rFonts w:ascii="Comic Sans MS" w:hAnsi="Comic Sans MS"/>
              <w:spacing w:val="-2"/>
              <w:w w:val="110"/>
              <w:sz w:val="20"/>
              <w:szCs w:val="20"/>
            </w:rPr>
          </w:rPrChange>
        </w:rPr>
        <w:t>Ib</w:t>
      </w:r>
      <w:proofErr w:type="spellEnd"/>
      <w:r w:rsidR="002741F4" w:rsidRPr="007D034C">
        <w:rPr>
          <w:rFonts w:ascii="Comic Sans MS" w:hAnsi="Comic Sans MS"/>
          <w:spacing w:val="-2"/>
          <w:w w:val="110"/>
          <w:sz w:val="22"/>
          <w:szCs w:val="22"/>
          <w:rPrChange w:id="224" w:author="Fong RERHANG" w:date="2021-06-13T15:01:00Z">
            <w:rPr>
              <w:rFonts w:ascii="Comic Sans MS" w:hAnsi="Comic Sans MS"/>
              <w:spacing w:val="-2"/>
              <w:w w:val="110"/>
              <w:sz w:val="20"/>
              <w:szCs w:val="20"/>
            </w:rPr>
          </w:rPrChange>
        </w:rPr>
        <w:t xml:space="preserve"> yam </w:t>
      </w:r>
      <w:proofErr w:type="spellStart"/>
      <w:r w:rsidR="002741F4" w:rsidRPr="007D034C">
        <w:rPr>
          <w:rFonts w:ascii="Comic Sans MS" w:hAnsi="Comic Sans MS"/>
          <w:spacing w:val="-2"/>
          <w:w w:val="110"/>
          <w:sz w:val="22"/>
          <w:szCs w:val="22"/>
          <w:rPrChange w:id="225" w:author="Fong RERHANG" w:date="2021-06-13T15:01:00Z">
            <w:rPr>
              <w:rFonts w:ascii="Comic Sans MS" w:hAnsi="Comic Sans MS"/>
              <w:spacing w:val="-2"/>
              <w:w w:val="110"/>
              <w:sz w:val="20"/>
              <w:szCs w:val="20"/>
            </w:rPr>
          </w:rPrChange>
        </w:rPr>
        <w:t>ntxiv</w:t>
      </w:r>
      <w:proofErr w:type="spellEnd"/>
      <w:r w:rsidR="001B1C42" w:rsidRPr="007D034C">
        <w:rPr>
          <w:rFonts w:ascii="Comic Sans MS" w:hAnsi="Comic Sans MS"/>
          <w:w w:val="110"/>
          <w:sz w:val="22"/>
          <w:szCs w:val="22"/>
          <w:rPrChange w:id="226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, </w:t>
      </w:r>
      <w:proofErr w:type="spellStart"/>
      <w:r w:rsidR="001B1C42" w:rsidRPr="007D034C">
        <w:rPr>
          <w:rFonts w:ascii="Comic Sans MS" w:hAnsi="Comic Sans MS"/>
          <w:w w:val="110"/>
          <w:sz w:val="22"/>
          <w:szCs w:val="22"/>
          <w:rPrChange w:id="227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muaj</w:t>
      </w:r>
      <w:proofErr w:type="spellEnd"/>
      <w:r w:rsidR="001B1C42" w:rsidRPr="007D034C">
        <w:rPr>
          <w:rFonts w:ascii="Comic Sans MS" w:hAnsi="Comic Sans MS"/>
          <w:w w:val="110"/>
          <w:sz w:val="22"/>
          <w:szCs w:val="22"/>
          <w:rPrChange w:id="228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w w:val="110"/>
          <w:sz w:val="22"/>
          <w:szCs w:val="22"/>
          <w:rPrChange w:id="229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ib</w:t>
      </w:r>
      <w:proofErr w:type="spellEnd"/>
      <w:r w:rsidR="001B1C42" w:rsidRPr="007D034C">
        <w:rPr>
          <w:rFonts w:ascii="Comic Sans MS" w:hAnsi="Comic Sans MS"/>
          <w:w w:val="110"/>
          <w:sz w:val="22"/>
          <w:szCs w:val="22"/>
          <w:rPrChange w:id="230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w w:val="110"/>
          <w:sz w:val="22"/>
          <w:szCs w:val="22"/>
          <w:rPrChange w:id="231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lub</w:t>
      </w:r>
      <w:proofErr w:type="spellEnd"/>
      <w:r w:rsidR="001B1C42" w:rsidRPr="007D034C">
        <w:rPr>
          <w:rFonts w:ascii="Comic Sans MS" w:hAnsi="Comic Sans MS"/>
          <w:w w:val="110"/>
          <w:sz w:val="22"/>
          <w:szCs w:val="22"/>
          <w:rPrChange w:id="232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w w:val="110"/>
          <w:sz w:val="22"/>
          <w:szCs w:val="22"/>
          <w:rPrChange w:id="233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sij</w:t>
      </w:r>
      <w:proofErr w:type="spellEnd"/>
      <w:r w:rsidR="001B1C42" w:rsidRPr="007D034C">
        <w:rPr>
          <w:rFonts w:ascii="Comic Sans MS" w:hAnsi="Comic Sans MS"/>
          <w:w w:val="110"/>
          <w:sz w:val="22"/>
          <w:szCs w:val="22"/>
          <w:rPrChange w:id="234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w w:val="110"/>
          <w:sz w:val="22"/>
          <w:szCs w:val="22"/>
          <w:rPrChange w:id="235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hawm</w:t>
      </w:r>
      <w:proofErr w:type="spellEnd"/>
      <w:r w:rsidR="001B1C42" w:rsidRPr="007D034C">
        <w:rPr>
          <w:rFonts w:ascii="Comic Sans MS" w:hAnsi="Comic Sans MS"/>
          <w:w w:val="110"/>
          <w:sz w:val="22"/>
          <w:szCs w:val="22"/>
          <w:rPrChange w:id="236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w w:val="110"/>
          <w:sz w:val="22"/>
          <w:szCs w:val="22"/>
          <w:rPrChange w:id="237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muab</w:t>
      </w:r>
      <w:proofErr w:type="spellEnd"/>
      <w:r w:rsidR="001B1C42" w:rsidRPr="007D034C">
        <w:rPr>
          <w:rFonts w:ascii="Comic Sans MS" w:hAnsi="Comic Sans MS"/>
          <w:w w:val="110"/>
          <w:sz w:val="22"/>
          <w:szCs w:val="22"/>
          <w:rPrChange w:id="238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w w:val="110"/>
          <w:sz w:val="22"/>
          <w:szCs w:val="22"/>
          <w:rPrChange w:id="239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tso</w:t>
      </w:r>
      <w:proofErr w:type="spellEnd"/>
      <w:r w:rsidR="001B1C42" w:rsidRPr="007D034C">
        <w:rPr>
          <w:rFonts w:ascii="Comic Sans MS" w:hAnsi="Comic Sans MS"/>
          <w:w w:val="110"/>
          <w:sz w:val="22"/>
          <w:szCs w:val="22"/>
          <w:rPrChange w:id="240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w w:val="110"/>
          <w:sz w:val="22"/>
          <w:szCs w:val="22"/>
          <w:rPrChange w:id="241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rau</w:t>
      </w:r>
      <w:proofErr w:type="spellEnd"/>
      <w:r w:rsidR="001B1C42" w:rsidRPr="007D034C">
        <w:rPr>
          <w:rFonts w:ascii="Comic Sans MS" w:hAnsi="Comic Sans MS"/>
          <w:w w:val="110"/>
          <w:sz w:val="22"/>
          <w:szCs w:val="22"/>
          <w:rPrChange w:id="242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w w:val="110"/>
          <w:sz w:val="22"/>
          <w:szCs w:val="22"/>
          <w:rPrChange w:id="243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ntawm</w:t>
      </w:r>
      <w:proofErr w:type="spellEnd"/>
      <w:r w:rsidR="001B1C42" w:rsidRPr="007D034C">
        <w:rPr>
          <w:rFonts w:ascii="Comic Sans MS" w:hAnsi="Comic Sans MS"/>
          <w:w w:val="110"/>
          <w:sz w:val="22"/>
          <w:szCs w:val="22"/>
          <w:rPrChange w:id="244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chav </w:t>
      </w:r>
      <w:proofErr w:type="spellStart"/>
      <w:r w:rsidR="001B1C42" w:rsidRPr="007D034C">
        <w:rPr>
          <w:rFonts w:ascii="Comic Sans MS" w:hAnsi="Comic Sans MS"/>
          <w:w w:val="110"/>
          <w:sz w:val="22"/>
          <w:szCs w:val="22"/>
          <w:rPrChange w:id="245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tsev</w:t>
      </w:r>
      <w:proofErr w:type="spellEnd"/>
      <w:r w:rsidR="001B1C42" w:rsidRPr="007D034C">
        <w:rPr>
          <w:rFonts w:ascii="Comic Sans MS" w:hAnsi="Comic Sans MS"/>
          <w:w w:val="110"/>
          <w:sz w:val="22"/>
          <w:szCs w:val="22"/>
          <w:rPrChange w:id="246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w w:val="110"/>
          <w:sz w:val="22"/>
          <w:szCs w:val="22"/>
          <w:rPrChange w:id="247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rau</w:t>
      </w:r>
      <w:proofErr w:type="spellEnd"/>
      <w:r w:rsidR="008C250A" w:rsidRPr="007D034C">
        <w:rPr>
          <w:rFonts w:ascii="Comic Sans MS" w:hAnsi="Comic Sans MS"/>
          <w:w w:val="110"/>
          <w:sz w:val="22"/>
          <w:szCs w:val="22"/>
          <w:rPrChange w:id="248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455824" w:rsidRPr="007D034C">
        <w:rPr>
          <w:rFonts w:ascii="Comic Sans MS" w:hAnsi="Comic Sans MS" w:cs="Arial"/>
          <w:color w:val="2E5396"/>
          <w:spacing w:val="-2"/>
          <w:w w:val="110"/>
          <w:sz w:val="22"/>
          <w:szCs w:val="22"/>
          <w:rPrChange w:id="249" w:author="Fong RERHANG" w:date="2021-06-13T15:01:00Z">
            <w:rPr>
              <w:rFonts w:ascii="Comic Sans MS" w:hAnsi="Comic Sans MS" w:cs="Arial"/>
              <w:color w:val="2E5396"/>
              <w:spacing w:val="-2"/>
              <w:w w:val="110"/>
              <w:sz w:val="20"/>
              <w:szCs w:val="20"/>
            </w:rPr>
          </w:rPrChange>
        </w:rPr>
        <w:t>xyuas</w:t>
      </w:r>
      <w:proofErr w:type="spellEnd"/>
      <w:r w:rsidR="001B1C42" w:rsidRPr="007D034C">
        <w:rPr>
          <w:rFonts w:ascii="Comic Sans MS" w:hAnsi="Comic Sans MS" w:cs="Arial"/>
          <w:color w:val="2E5396"/>
          <w:w w:val="110"/>
          <w:sz w:val="22"/>
          <w:szCs w:val="22"/>
          <w:rPrChange w:id="250" w:author="Fong RERHANG" w:date="2021-06-13T15:01:00Z">
            <w:rPr>
              <w:rFonts w:ascii="Comic Sans MS" w:hAnsi="Comic Sans MS" w:cs="Arial"/>
              <w:color w:val="2E5396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 w:cs="Arial"/>
          <w:color w:val="2E5396"/>
          <w:w w:val="110"/>
          <w:sz w:val="22"/>
          <w:szCs w:val="22"/>
          <w:rPrChange w:id="251" w:author="Fong RERHANG" w:date="2021-06-13T15:01:00Z">
            <w:rPr>
              <w:rFonts w:ascii="Comic Sans MS" w:hAnsi="Comic Sans MS" w:cs="Arial"/>
              <w:color w:val="2E5396"/>
              <w:w w:val="110"/>
              <w:sz w:val="20"/>
              <w:szCs w:val="20"/>
            </w:rPr>
          </w:rPrChange>
        </w:rPr>
        <w:t>tas</w:t>
      </w:r>
      <w:proofErr w:type="spellEnd"/>
      <w:r w:rsidR="001B1C42" w:rsidRPr="007D034C">
        <w:rPr>
          <w:rFonts w:ascii="Comic Sans MS" w:hAnsi="Comic Sans MS" w:cs="Arial"/>
          <w:color w:val="2E5396"/>
          <w:w w:val="110"/>
          <w:sz w:val="22"/>
          <w:szCs w:val="22"/>
          <w:rPrChange w:id="252" w:author="Fong RERHANG" w:date="2021-06-13T15:01:00Z">
            <w:rPr>
              <w:rFonts w:ascii="Comic Sans MS" w:hAnsi="Comic Sans MS" w:cs="Arial"/>
              <w:color w:val="2E5396"/>
              <w:w w:val="110"/>
              <w:sz w:val="20"/>
              <w:szCs w:val="20"/>
            </w:rPr>
          </w:rPrChange>
        </w:rPr>
        <w:t xml:space="preserve"> li </w:t>
      </w:r>
      <w:proofErr w:type="spellStart"/>
      <w:r w:rsidR="001B1C42" w:rsidRPr="007D034C">
        <w:rPr>
          <w:rFonts w:ascii="Comic Sans MS" w:hAnsi="Comic Sans MS" w:cs="Arial"/>
          <w:color w:val="2E5396"/>
          <w:w w:val="110"/>
          <w:sz w:val="22"/>
          <w:szCs w:val="22"/>
          <w:rPrChange w:id="253" w:author="Fong RERHANG" w:date="2021-06-13T15:01:00Z">
            <w:rPr>
              <w:rFonts w:ascii="Comic Sans MS" w:hAnsi="Comic Sans MS" w:cs="Arial"/>
              <w:color w:val="2E5396"/>
              <w:w w:val="110"/>
              <w:sz w:val="20"/>
              <w:szCs w:val="20"/>
            </w:rPr>
          </w:rPrChange>
        </w:rPr>
        <w:t>txhua</w:t>
      </w:r>
      <w:proofErr w:type="spellEnd"/>
      <w:r w:rsidR="001B1C42" w:rsidRPr="007D034C">
        <w:rPr>
          <w:rFonts w:ascii="Comic Sans MS" w:hAnsi="Comic Sans MS" w:cs="Arial"/>
          <w:color w:val="2E5396"/>
          <w:w w:val="110"/>
          <w:sz w:val="22"/>
          <w:szCs w:val="22"/>
          <w:rPrChange w:id="254" w:author="Fong RERHANG" w:date="2021-06-13T15:01:00Z">
            <w:rPr>
              <w:rFonts w:ascii="Comic Sans MS" w:hAnsi="Comic Sans MS" w:cs="Arial"/>
              <w:color w:val="2E5396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 w:cs="Arial"/>
          <w:color w:val="2E5396"/>
          <w:w w:val="110"/>
          <w:sz w:val="22"/>
          <w:szCs w:val="22"/>
          <w:rPrChange w:id="255" w:author="Fong RERHANG" w:date="2021-06-13T15:01:00Z">
            <w:rPr>
              <w:rFonts w:ascii="Comic Sans MS" w:hAnsi="Comic Sans MS" w:cs="Arial"/>
              <w:color w:val="2E5396"/>
              <w:w w:val="110"/>
              <w:sz w:val="20"/>
              <w:szCs w:val="20"/>
            </w:rPr>
          </w:rPrChange>
        </w:rPr>
        <w:t>txhua</w:t>
      </w:r>
      <w:proofErr w:type="spellEnd"/>
      <w:r w:rsidR="001B1C42" w:rsidRPr="007D034C">
        <w:rPr>
          <w:rFonts w:ascii="Comic Sans MS" w:hAnsi="Comic Sans MS" w:cs="Arial"/>
          <w:color w:val="2E5396"/>
          <w:w w:val="110"/>
          <w:sz w:val="22"/>
          <w:szCs w:val="22"/>
          <w:rPrChange w:id="256" w:author="Fong RERHANG" w:date="2021-06-13T15:01:00Z">
            <w:rPr>
              <w:rFonts w:ascii="Comic Sans MS" w:hAnsi="Comic Sans MS" w:cs="Arial"/>
              <w:color w:val="2E5396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 w:cs="Arial"/>
          <w:color w:val="2E5396"/>
          <w:w w:val="110"/>
          <w:sz w:val="22"/>
          <w:szCs w:val="22"/>
          <w:rPrChange w:id="257" w:author="Fong RERHANG" w:date="2021-06-13T15:01:00Z">
            <w:rPr>
              <w:rFonts w:ascii="Comic Sans MS" w:hAnsi="Comic Sans MS" w:cs="Arial"/>
              <w:color w:val="2E5396"/>
              <w:w w:val="110"/>
              <w:sz w:val="20"/>
              <w:szCs w:val="20"/>
            </w:rPr>
          </w:rPrChange>
        </w:rPr>
        <w:t>hnub</w:t>
      </w:r>
      <w:proofErr w:type="spellEnd"/>
      <w:r w:rsidR="001B1C42" w:rsidRPr="007D034C">
        <w:rPr>
          <w:rFonts w:ascii="Comic Sans MS" w:hAnsi="Comic Sans MS" w:cs="Arial"/>
          <w:color w:val="2E5396"/>
          <w:w w:val="110"/>
          <w:sz w:val="22"/>
          <w:szCs w:val="22"/>
          <w:rPrChange w:id="258" w:author="Fong RERHANG" w:date="2021-06-13T15:01:00Z">
            <w:rPr>
              <w:rFonts w:ascii="Comic Sans MS" w:hAnsi="Comic Sans MS" w:cs="Arial"/>
              <w:color w:val="2E5396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 w:cs="Arial"/>
          <w:color w:val="2E5396"/>
          <w:w w:val="110"/>
          <w:sz w:val="22"/>
          <w:szCs w:val="22"/>
          <w:rPrChange w:id="259" w:author="Fong RERHANG" w:date="2021-06-13T15:01:00Z">
            <w:rPr>
              <w:rFonts w:ascii="Comic Sans MS" w:hAnsi="Comic Sans MS" w:cs="Arial"/>
              <w:color w:val="2E5396"/>
              <w:w w:val="110"/>
              <w:sz w:val="20"/>
              <w:szCs w:val="20"/>
            </w:rPr>
          </w:rPrChange>
        </w:rPr>
        <w:t>thiab</w:t>
      </w:r>
      <w:proofErr w:type="spellEnd"/>
      <w:r w:rsidR="001B1C42" w:rsidRPr="007D034C">
        <w:rPr>
          <w:rFonts w:ascii="Comic Sans MS" w:hAnsi="Comic Sans MS" w:cs="Arial"/>
          <w:color w:val="2E5396"/>
          <w:w w:val="110"/>
          <w:sz w:val="22"/>
          <w:szCs w:val="22"/>
          <w:rPrChange w:id="260" w:author="Fong RERHANG" w:date="2021-06-13T15:01:00Z">
            <w:rPr>
              <w:rFonts w:ascii="Comic Sans MS" w:hAnsi="Comic Sans MS" w:cs="Arial"/>
              <w:color w:val="2E5396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 w:cs="Arial"/>
          <w:color w:val="2E5396"/>
          <w:w w:val="110"/>
          <w:sz w:val="22"/>
          <w:szCs w:val="22"/>
          <w:rPrChange w:id="261" w:author="Fong RERHANG" w:date="2021-06-13T15:01:00Z">
            <w:rPr>
              <w:rFonts w:ascii="Comic Sans MS" w:hAnsi="Comic Sans MS" w:cs="Arial"/>
              <w:color w:val="2E5396"/>
              <w:w w:val="110"/>
              <w:sz w:val="20"/>
              <w:szCs w:val="20"/>
            </w:rPr>
          </w:rPrChange>
        </w:rPr>
        <w:t>hnub</w:t>
      </w:r>
      <w:proofErr w:type="spellEnd"/>
      <w:r w:rsidR="001B1C42" w:rsidRPr="007D034C">
        <w:rPr>
          <w:rFonts w:ascii="Comic Sans MS" w:hAnsi="Comic Sans MS" w:cs="Arial"/>
          <w:color w:val="2E5396"/>
          <w:w w:val="110"/>
          <w:sz w:val="22"/>
          <w:szCs w:val="22"/>
          <w:rPrChange w:id="262" w:author="Fong RERHANG" w:date="2021-06-13T15:01:00Z">
            <w:rPr>
              <w:rFonts w:ascii="Comic Sans MS" w:hAnsi="Comic Sans MS" w:cs="Arial"/>
              <w:color w:val="2E5396"/>
              <w:w w:val="110"/>
              <w:sz w:val="20"/>
              <w:szCs w:val="20"/>
            </w:rPr>
          </w:rPrChange>
        </w:rPr>
        <w:t xml:space="preserve"> so</w:t>
      </w:r>
      <w:r w:rsidR="001B1C42" w:rsidRPr="007D034C" w:rsidDel="007E2B82">
        <w:rPr>
          <w:rFonts w:ascii="Comic Sans MS" w:hAnsi="Comic Sans MS"/>
          <w:w w:val="110"/>
          <w:sz w:val="22"/>
          <w:szCs w:val="22"/>
          <w:rPrChange w:id="263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 w:rsidDel="007E2B82">
        <w:rPr>
          <w:rFonts w:ascii="Comic Sans MS" w:hAnsi="Comic Sans MS"/>
          <w:w w:val="110"/>
          <w:sz w:val="22"/>
          <w:szCs w:val="22"/>
          <w:rPrChange w:id="264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nrog</w:t>
      </w:r>
      <w:proofErr w:type="spellEnd"/>
      <w:r w:rsidR="001B1C42" w:rsidRPr="007D034C" w:rsidDel="007E2B82">
        <w:rPr>
          <w:rFonts w:ascii="Comic Sans MS" w:hAnsi="Comic Sans MS"/>
          <w:w w:val="110"/>
          <w:sz w:val="22"/>
          <w:szCs w:val="22"/>
          <w:rPrChange w:id="265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 w:rsidDel="007E2B82">
        <w:rPr>
          <w:rFonts w:ascii="Comic Sans MS" w:hAnsi="Comic Sans MS"/>
          <w:w w:val="110"/>
          <w:sz w:val="22"/>
          <w:szCs w:val="22"/>
          <w:rPrChange w:id="266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rau</w:t>
      </w:r>
      <w:proofErr w:type="spellEnd"/>
      <w:ins w:id="267" w:author="Fong RERHANG" w:date="2021-06-13T15:06:00Z">
        <w:r w:rsidR="00BA310C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BA310C">
          <w:rPr>
            <w:rFonts w:ascii="Comic Sans MS" w:hAnsi="Comic Sans MS"/>
            <w:w w:val="110"/>
            <w:sz w:val="22"/>
            <w:szCs w:val="22"/>
          </w:rPr>
          <w:t>sij</w:t>
        </w:r>
        <w:proofErr w:type="spellEnd"/>
        <w:r w:rsidR="00BA310C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BA310C">
          <w:rPr>
            <w:rFonts w:ascii="Comic Sans MS" w:hAnsi="Comic Sans MS"/>
            <w:w w:val="110"/>
            <w:sz w:val="22"/>
            <w:szCs w:val="22"/>
          </w:rPr>
          <w:t>hawm</w:t>
        </w:r>
        <w:proofErr w:type="spellEnd"/>
        <w:r w:rsidR="00BA310C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BA310C">
          <w:rPr>
            <w:rFonts w:ascii="Comic Sans MS" w:hAnsi="Comic Sans MS"/>
            <w:w w:val="110"/>
            <w:sz w:val="22"/>
            <w:szCs w:val="22"/>
          </w:rPr>
          <w:t>rau</w:t>
        </w:r>
        <w:proofErr w:type="spellEnd"/>
        <w:r w:rsidR="00BA310C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BA310C">
          <w:rPr>
            <w:rFonts w:ascii="Comic Sans MS" w:hAnsi="Comic Sans MS"/>
            <w:w w:val="110"/>
            <w:sz w:val="22"/>
            <w:szCs w:val="22"/>
          </w:rPr>
          <w:t>cov</w:t>
        </w:r>
        <w:proofErr w:type="spellEnd"/>
        <w:r w:rsidR="00BA310C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BA310C">
          <w:rPr>
            <w:rFonts w:ascii="Comic Sans MS" w:hAnsi="Comic Sans MS"/>
            <w:w w:val="110"/>
            <w:sz w:val="22"/>
            <w:szCs w:val="22"/>
          </w:rPr>
          <w:t>neeg</w:t>
        </w:r>
        <w:proofErr w:type="spellEnd"/>
        <w:r w:rsidR="00BA310C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BA310C">
          <w:rPr>
            <w:rFonts w:ascii="Comic Sans MS" w:hAnsi="Comic Sans MS"/>
            <w:w w:val="110"/>
            <w:sz w:val="22"/>
            <w:szCs w:val="22"/>
          </w:rPr>
          <w:t>hauv</w:t>
        </w:r>
      </w:ins>
      <w:proofErr w:type="spellEnd"/>
      <w:r w:rsidR="001B1C42" w:rsidRPr="007D034C" w:rsidDel="007E2B82">
        <w:rPr>
          <w:rFonts w:ascii="Comic Sans MS" w:hAnsi="Comic Sans MS"/>
          <w:w w:val="110"/>
          <w:sz w:val="22"/>
          <w:szCs w:val="22"/>
          <w:rPrChange w:id="268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 w:rsidDel="007E2B82">
        <w:rPr>
          <w:rFonts w:ascii="Comic Sans MS" w:hAnsi="Comic Sans MS"/>
          <w:w w:val="110"/>
          <w:sz w:val="22"/>
          <w:szCs w:val="22"/>
          <w:rPrChange w:id="269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koj</w:t>
      </w:r>
      <w:proofErr w:type="spellEnd"/>
      <w:r w:rsidR="001B1C42" w:rsidRPr="007D034C" w:rsidDel="007E2B82">
        <w:rPr>
          <w:rFonts w:ascii="Comic Sans MS" w:hAnsi="Comic Sans MS"/>
          <w:w w:val="110"/>
          <w:sz w:val="22"/>
          <w:szCs w:val="22"/>
          <w:rPrChange w:id="270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 w:rsidDel="007E2B82">
        <w:rPr>
          <w:rFonts w:ascii="Comic Sans MS" w:hAnsi="Comic Sans MS"/>
          <w:w w:val="110"/>
          <w:sz w:val="22"/>
          <w:szCs w:val="22"/>
          <w:rPrChange w:id="271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tsev</w:t>
      </w:r>
      <w:proofErr w:type="spellEnd"/>
      <w:r w:rsidR="001B1C42" w:rsidRPr="007D034C" w:rsidDel="007E2B82">
        <w:rPr>
          <w:rFonts w:ascii="Comic Sans MS" w:hAnsi="Comic Sans MS"/>
          <w:w w:val="110"/>
          <w:sz w:val="22"/>
          <w:szCs w:val="22"/>
          <w:rPrChange w:id="272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 w:rsidDel="007E2B82">
        <w:rPr>
          <w:rFonts w:ascii="Comic Sans MS" w:hAnsi="Comic Sans MS"/>
          <w:w w:val="110"/>
          <w:sz w:val="22"/>
          <w:szCs w:val="22"/>
          <w:rPrChange w:id="273" w:author="Fong RERHANG" w:date="2021-06-13T15:01:00Z">
            <w:rPr>
              <w:rFonts w:ascii="Comic Sans MS" w:hAnsi="Comic Sans MS"/>
              <w:w w:val="110"/>
              <w:sz w:val="20"/>
              <w:szCs w:val="20"/>
            </w:rPr>
          </w:rPrChange>
        </w:rPr>
        <w:t>neeg</w:t>
      </w:r>
      <w:proofErr w:type="spellEnd"/>
      <w:del w:id="274" w:author="Fong RERHANG" w:date="2021-06-13T15:06:00Z">
        <w:r w:rsidR="001B1C42" w:rsidRPr="007D034C" w:rsidDel="00BA310C">
          <w:rPr>
            <w:rFonts w:ascii="Comic Sans MS" w:hAnsi="Comic Sans MS"/>
            <w:w w:val="110"/>
            <w:sz w:val="22"/>
            <w:szCs w:val="22"/>
            <w:rPrChange w:id="275" w:author="Fong RERHANG" w:date="2021-06-13T15:01:00Z">
              <w:rPr>
                <w:rFonts w:ascii="Comic Sans MS" w:hAnsi="Comic Sans MS"/>
                <w:w w:val="110"/>
                <w:sz w:val="20"/>
                <w:szCs w:val="20"/>
              </w:rPr>
            </w:rPrChange>
          </w:rPr>
          <w:delText xml:space="preserve"> thiab koj tsev neeg</w:delText>
        </w:r>
      </w:del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76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.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77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Koj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78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ins w:id="279" w:author="Fong RERHANG" w:date="2021-06-13T15:07:00Z">
        <w:r w:rsidR="00BA310C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Tus </w:t>
        </w:r>
        <w:proofErr w:type="spellStart"/>
        <w:r w:rsidR="00BA310C">
          <w:rPr>
            <w:rFonts w:ascii="Comic Sans MS" w:hAnsi="Comic Sans MS"/>
            <w:color w:val="000000"/>
            <w:w w:val="110"/>
            <w:sz w:val="22"/>
            <w:szCs w:val="22"/>
          </w:rPr>
          <w:t>Ua</w:t>
        </w:r>
        <w:proofErr w:type="spellEnd"/>
        <w:r w:rsidR="00BA310C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</w:ins>
      <w:del w:id="280" w:author="Fong RERHANG" w:date="2021-06-13T15:07:00Z">
        <w:r w:rsidR="001B1C42" w:rsidRPr="007D034C" w:rsidDel="00BA310C">
          <w:rPr>
            <w:rFonts w:ascii="Comic Sans MS" w:hAnsi="Comic Sans MS"/>
            <w:color w:val="000000"/>
            <w:w w:val="110"/>
            <w:sz w:val="22"/>
            <w:szCs w:val="22"/>
            <w:rPrChange w:id="281" w:author="Fong RERHANG" w:date="2021-06-13T15:01:00Z">
              <w:rPr>
                <w:rFonts w:ascii="Comic Sans MS" w:hAnsi="Comic Sans MS"/>
                <w:color w:val="000000"/>
                <w:w w:val="110"/>
                <w:sz w:val="20"/>
                <w:szCs w:val="20"/>
              </w:rPr>
            </w:rPrChange>
          </w:rPr>
          <w:delText xml:space="preserve">Lis </w:delText>
        </w:r>
      </w:del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82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Dej Num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83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Zej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84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85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Tsoom</w:t>
      </w:r>
      <w:proofErr w:type="spellEnd"/>
      <w:ins w:id="286" w:author="Fong RERHANG" w:date="2021-06-13T15:08:00Z">
        <w:r w:rsidR="00BA310C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(Social Worker)</w:t>
        </w:r>
      </w:ins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87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88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tuaj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89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90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yeem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91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92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ua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93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94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hauj</w:t>
      </w:r>
      <w:proofErr w:type="spellEnd"/>
      <w:r w:rsidR="00CA73F7" w:rsidRPr="007D034C">
        <w:rPr>
          <w:rFonts w:ascii="Comic Sans MS" w:hAnsi="Comic Sans MS"/>
          <w:color w:val="000000"/>
          <w:w w:val="110"/>
          <w:sz w:val="22"/>
          <w:szCs w:val="22"/>
          <w:rPrChange w:id="295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96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lwm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97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98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nrog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299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00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koj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01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02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thiab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03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04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koj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05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06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tsev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07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08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neeg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09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los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10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npaj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11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12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sij</w:t>
      </w:r>
      <w:proofErr w:type="spellEnd"/>
      <w:r w:rsidR="00CA73F7" w:rsidRPr="007D034C">
        <w:rPr>
          <w:rFonts w:ascii="Comic Sans MS" w:hAnsi="Comic Sans MS"/>
          <w:color w:val="000000"/>
          <w:w w:val="110"/>
          <w:sz w:val="22"/>
          <w:szCs w:val="22"/>
          <w:rPrChange w:id="313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14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hawm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15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16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tuaj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17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18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ntsib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19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sib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20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txawv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21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22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hauv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23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24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cov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25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26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xwm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27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28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txheej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29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30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tshwj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31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 xml:space="preserve"> </w:t>
      </w:r>
      <w:proofErr w:type="spellStart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32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xeeb</w:t>
      </w:r>
      <w:proofErr w:type="spellEnd"/>
      <w:r w:rsidR="001B1C42" w:rsidRPr="007D034C">
        <w:rPr>
          <w:rFonts w:ascii="Comic Sans MS" w:hAnsi="Comic Sans MS"/>
          <w:color w:val="000000"/>
          <w:w w:val="110"/>
          <w:sz w:val="22"/>
          <w:szCs w:val="22"/>
          <w:rPrChange w:id="333" w:author="Fong RERHANG" w:date="2021-06-13T15:01:00Z">
            <w:rPr>
              <w:rFonts w:ascii="Comic Sans MS" w:hAnsi="Comic Sans MS"/>
              <w:color w:val="000000"/>
              <w:w w:val="110"/>
              <w:sz w:val="20"/>
              <w:szCs w:val="20"/>
            </w:rPr>
          </w:rPrChange>
        </w:rPr>
        <w:t>.</w:t>
      </w:r>
    </w:p>
    <w:p w14:paraId="03050F88" w14:textId="77777777" w:rsidR="00CD575B" w:rsidRDefault="00CD575B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74317380" w14:textId="77777777" w:rsidR="00CD575B" w:rsidRDefault="00CD575B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2828DDF4" w14:textId="77777777" w:rsidR="001E497D" w:rsidRDefault="001E497D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42D7AC23" w14:textId="77777777" w:rsidR="001E497D" w:rsidRDefault="001E497D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66F39407" w14:textId="77777777" w:rsidR="00CD575B" w:rsidRPr="00E70418" w:rsidRDefault="00CD575B" w:rsidP="004978A2">
      <w:pPr>
        <w:pStyle w:val="BodyText"/>
        <w:spacing w:line="282" w:lineRule="auto"/>
        <w:ind w:left="90" w:right="120"/>
        <w:rPr>
          <w:rFonts w:ascii="Comic Sans MS" w:hAnsi="Comic Sans MS"/>
          <w:color w:val="000000"/>
          <w:w w:val="110"/>
          <w:szCs w:val="23"/>
        </w:rPr>
      </w:pPr>
    </w:p>
    <w:p w14:paraId="2982BE2A" w14:textId="77777777" w:rsidR="00E70418" w:rsidRDefault="00570EE8" w:rsidP="00CD575B">
      <w:pPr>
        <w:rPr>
          <w:rFonts w:ascii="Comic Sans MS" w:hAnsi="Comic Sans MS"/>
          <w:color w:val="000000"/>
          <w:w w:val="110"/>
          <w:sz w:val="23"/>
          <w:szCs w:val="23"/>
        </w:rPr>
      </w:pPr>
      <w:r>
        <w:rPr>
          <w:rFonts w:ascii="Comic Sans MS" w:hAnsi="Comic Sans MS"/>
          <w:noProof/>
          <w:color w:val="000000"/>
          <w:w w:val="110"/>
          <w:sz w:val="23"/>
          <w:szCs w:val="23"/>
        </w:rPr>
        <w:drawing>
          <wp:inline distT="0" distB="0" distL="0" distR="0" wp14:anchorId="26B2C359" wp14:editId="32FCE66E">
            <wp:extent cx="2854753" cy="2185416"/>
            <wp:effectExtent l="19050" t="19050" r="22225" b="24765"/>
            <wp:docPr id="291" name="Picture 291" descr="H:\central star t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central star towe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753" cy="2185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D575B">
        <w:rPr>
          <w:rFonts w:ascii="Comic Sans MS" w:hAnsi="Comic Sans MS"/>
          <w:color w:val="000000"/>
          <w:w w:val="110"/>
          <w:sz w:val="23"/>
          <w:szCs w:val="23"/>
        </w:rPr>
        <w:t xml:space="preserve"> </w:t>
      </w:r>
      <w:r>
        <w:rPr>
          <w:rFonts w:ascii="Comic Sans MS" w:hAnsi="Comic Sans MS"/>
          <w:noProof/>
          <w:color w:val="000000"/>
          <w:w w:val="110"/>
          <w:sz w:val="23"/>
          <w:szCs w:val="23"/>
        </w:rPr>
        <w:drawing>
          <wp:inline distT="0" distB="0" distL="0" distR="0" wp14:anchorId="2B20CD2C" wp14:editId="246BE834">
            <wp:extent cx="2210274" cy="2187446"/>
            <wp:effectExtent l="19050" t="19050" r="19050" b="22860"/>
            <wp:docPr id="290" name="Picture 290" descr="H:\central star 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central star ar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010" cy="2198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D575B">
        <w:rPr>
          <w:rFonts w:ascii="Comic Sans MS" w:hAnsi="Comic Sans MS"/>
          <w:color w:val="000000"/>
          <w:w w:val="110"/>
          <w:sz w:val="23"/>
          <w:szCs w:val="23"/>
        </w:rPr>
        <w:t xml:space="preserve"> </w:t>
      </w:r>
      <w:r>
        <w:rPr>
          <w:rFonts w:ascii="Comic Sans MS" w:hAnsi="Comic Sans MS"/>
          <w:noProof/>
          <w:color w:val="000000"/>
          <w:w w:val="110"/>
          <w:sz w:val="23"/>
          <w:szCs w:val="23"/>
        </w:rPr>
        <w:drawing>
          <wp:inline distT="0" distB="0" distL="0" distR="0" wp14:anchorId="5AB7D6D9" wp14:editId="59BA395E">
            <wp:extent cx="2913889" cy="2185416"/>
            <wp:effectExtent l="19050" t="19050" r="20320" b="24765"/>
            <wp:docPr id="293" name="Picture 293" descr="C:\Users\aadams\Desktop\PICT0025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adams\Desktop\PICT0025[1]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889" cy="2185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62122" w14:textId="77777777" w:rsidR="00570EE8" w:rsidRPr="00CD575B" w:rsidRDefault="00570EE8">
      <w:pPr>
        <w:rPr>
          <w:rFonts w:ascii="Comic Sans MS" w:eastAsia="Arial" w:hAnsi="Comic Sans MS"/>
          <w:i/>
          <w:color w:val="000000"/>
          <w:w w:val="110"/>
          <w:szCs w:val="23"/>
        </w:rPr>
      </w:pPr>
    </w:p>
    <w:p w14:paraId="26F1E0F5" w14:textId="227A1F01" w:rsidR="00CD575B" w:rsidRPr="00235741" w:rsidRDefault="00CD575B" w:rsidP="00CD575B">
      <w:pPr>
        <w:jc w:val="center"/>
        <w:rPr>
          <w:rFonts w:ascii="Comic Sans MS" w:eastAsia="Arial" w:hAnsi="Comic Sans MS"/>
          <w:color w:val="000000"/>
          <w:w w:val="110"/>
          <w:sz w:val="20"/>
          <w:szCs w:val="20"/>
        </w:rPr>
      </w:pPr>
      <w:del w:id="334" w:author="Fong RERHANG" w:date="2021-06-13T15:23:00Z">
        <w:r w:rsidRPr="00235741" w:rsidDel="00EA4365">
          <w:rPr>
            <w:rFonts w:ascii="Comic Sans MS" w:eastAsia="Arial" w:hAnsi="Comic Sans MS"/>
            <w:i/>
            <w:color w:val="000000"/>
            <w:w w:val="110"/>
            <w:sz w:val="20"/>
            <w:szCs w:val="20"/>
          </w:rPr>
          <w:delText>Kos d</w:delText>
        </w:r>
      </w:del>
      <w:proofErr w:type="spellStart"/>
      <w:ins w:id="335" w:author="Fong RERHANG" w:date="2021-06-13T15:23:00Z">
        <w:r w:rsidR="00EA4365">
          <w:rPr>
            <w:rFonts w:ascii="Comic Sans MS" w:eastAsia="Arial" w:hAnsi="Comic Sans MS"/>
            <w:i/>
            <w:color w:val="000000"/>
            <w:w w:val="110"/>
            <w:sz w:val="20"/>
            <w:szCs w:val="20"/>
          </w:rPr>
          <w:t>D</w:t>
        </w:r>
      </w:ins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uab</w:t>
      </w:r>
      <w:proofErr w:type="spellEnd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ins w:id="336" w:author="Fong RERHANG" w:date="2021-06-13T15:23:00Z">
        <w:r w:rsidR="00EA4365">
          <w:rPr>
            <w:rFonts w:ascii="Comic Sans MS" w:eastAsia="Arial" w:hAnsi="Comic Sans MS"/>
            <w:i/>
            <w:color w:val="000000"/>
            <w:w w:val="110"/>
            <w:sz w:val="20"/>
            <w:szCs w:val="20"/>
          </w:rPr>
          <w:t xml:space="preserve">Kos </w:t>
        </w:r>
      </w:ins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los </w:t>
      </w:r>
      <w:proofErr w:type="spellStart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ntawm</w:t>
      </w:r>
      <w:proofErr w:type="spellEnd"/>
      <w:ins w:id="337" w:author="Fong RERHANG" w:date="2021-06-13T15:09:00Z">
        <w:r w:rsidR="00BA310C">
          <w:rPr>
            <w:rFonts w:ascii="Comic Sans MS" w:eastAsia="Arial" w:hAnsi="Comic Sans MS"/>
            <w:i/>
            <w:color w:val="000000"/>
            <w:w w:val="110"/>
            <w:sz w:val="20"/>
            <w:szCs w:val="20"/>
          </w:rPr>
          <w:t xml:space="preserve"> </w:t>
        </w:r>
        <w:proofErr w:type="spellStart"/>
        <w:r w:rsidR="00BA310C">
          <w:rPr>
            <w:rFonts w:ascii="Comic Sans MS" w:eastAsia="Arial" w:hAnsi="Comic Sans MS"/>
            <w:i/>
            <w:color w:val="000000"/>
            <w:w w:val="110"/>
            <w:sz w:val="20"/>
            <w:szCs w:val="20"/>
          </w:rPr>
          <w:t>cov</w:t>
        </w:r>
        <w:proofErr w:type="spellEnd"/>
        <w:r w:rsidR="00BA310C">
          <w:rPr>
            <w:rFonts w:ascii="Comic Sans MS" w:eastAsia="Arial" w:hAnsi="Comic Sans MS"/>
            <w:i/>
            <w:color w:val="000000"/>
            <w:w w:val="110"/>
            <w:sz w:val="20"/>
            <w:szCs w:val="20"/>
          </w:rPr>
          <w:t xml:space="preserve"> </w:t>
        </w:r>
        <w:proofErr w:type="spellStart"/>
        <w:r w:rsidR="00BA310C">
          <w:rPr>
            <w:rFonts w:ascii="Comic Sans MS" w:eastAsia="Arial" w:hAnsi="Comic Sans MS"/>
            <w:i/>
            <w:color w:val="000000"/>
            <w:w w:val="110"/>
            <w:sz w:val="20"/>
            <w:szCs w:val="20"/>
          </w:rPr>
          <w:t>nyob</w:t>
        </w:r>
      </w:ins>
      <w:proofErr w:type="spellEnd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proofErr w:type="spellStart"/>
      <w:r w:rsidR="00362D6D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Nroog</w:t>
      </w:r>
      <w:proofErr w:type="spellEnd"/>
      <w:r w:rsidR="00362D6D"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Fresno </w:t>
      </w:r>
      <w:del w:id="338" w:author="Fong RERHANG" w:date="2021-06-13T15:09:00Z">
        <w:r w:rsidRPr="00235741" w:rsidDel="00BA310C">
          <w:rPr>
            <w:rFonts w:ascii="Comic Sans MS" w:eastAsia="Arial" w:hAnsi="Comic Sans MS"/>
            <w:i/>
            <w:color w:val="000000"/>
            <w:w w:val="110"/>
            <w:sz w:val="20"/>
            <w:szCs w:val="20"/>
          </w:rPr>
          <w:delText xml:space="preserve">cov pej xeem </w:delText>
        </w:r>
      </w:del>
      <w:del w:id="339" w:author="Fong RERHANG" w:date="2021-06-13T15:23:00Z">
        <w:r w:rsidRPr="00235741" w:rsidDel="00EA4365">
          <w:rPr>
            <w:rFonts w:ascii="Comic Sans MS" w:eastAsia="Arial" w:hAnsi="Comic Sans MS"/>
            <w:i/>
            <w:color w:val="000000"/>
            <w:w w:val="110"/>
            <w:sz w:val="20"/>
            <w:szCs w:val="20"/>
          </w:rPr>
          <w:delText>los</w:delText>
        </w:r>
      </w:del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proofErr w:type="spellStart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ntawm</w:t>
      </w:r>
      <w:proofErr w:type="spellEnd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MHSA </w:t>
      </w:r>
      <w:proofErr w:type="spellStart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cov</w:t>
      </w:r>
      <w:proofErr w:type="spellEnd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</w:t>
      </w:r>
      <w:proofErr w:type="spellStart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>Duab</w:t>
      </w:r>
      <w:proofErr w:type="spellEnd"/>
      <w:r w:rsidRPr="00235741">
        <w:rPr>
          <w:rFonts w:ascii="Comic Sans MS" w:eastAsia="Arial" w:hAnsi="Comic Sans MS"/>
          <w:i/>
          <w:color w:val="000000"/>
          <w:w w:val="110"/>
          <w:sz w:val="20"/>
          <w:szCs w:val="20"/>
        </w:rPr>
        <w:t xml:space="preserve"> Kos </w:t>
      </w:r>
    </w:p>
    <w:p w14:paraId="284FD50C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19ACF020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1A84A909" w14:textId="77777777" w:rsidR="00392E7F" w:rsidRDefault="00392E7F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  <w:r>
        <w:rPr>
          <w:rFonts w:ascii="Comic Sans MS" w:eastAsia="Arial" w:hAnsi="Comic Sans MS"/>
          <w:color w:val="000000"/>
          <w:w w:val="110"/>
          <w:sz w:val="23"/>
          <w:szCs w:val="23"/>
        </w:rPr>
        <w:br w:type="page"/>
      </w:r>
    </w:p>
    <w:tbl>
      <w:tblPr>
        <w:tblpPr w:leftFromText="180" w:rightFromText="180" w:vertAnchor="page" w:horzAnchor="margin" w:tblpXSpec="center" w:tblpY="346"/>
        <w:tblW w:w="118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"/>
        <w:gridCol w:w="1530"/>
        <w:gridCol w:w="1530"/>
        <w:gridCol w:w="1530"/>
        <w:gridCol w:w="1530"/>
        <w:gridCol w:w="1620"/>
        <w:gridCol w:w="1530"/>
        <w:gridCol w:w="1530"/>
      </w:tblGrid>
      <w:tr w:rsidR="00392E7F" w:rsidRPr="007D09D0" w14:paraId="5F66B925" w14:textId="77777777" w:rsidTr="00E21970">
        <w:trPr>
          <w:trHeight w:val="620"/>
        </w:trPr>
        <w:tc>
          <w:tcPr>
            <w:tcW w:w="11808" w:type="dxa"/>
            <w:gridSpan w:val="8"/>
            <w:shd w:val="clear" w:color="auto" w:fill="auto"/>
          </w:tcPr>
          <w:p w14:paraId="6E557497" w14:textId="037038D8" w:rsidR="00392E7F" w:rsidRPr="000655C7" w:rsidRDefault="00392E7F" w:rsidP="00E21970">
            <w:pPr>
              <w:jc w:val="center"/>
              <w:rPr>
                <w:rFonts w:ascii="Times New Roman" w:hAnsi="Times New Roman"/>
                <w:b/>
                <w:color w:val="385623"/>
                <w:sz w:val="20"/>
                <w:szCs w:val="12"/>
              </w:rPr>
            </w:pPr>
            <w:r w:rsidRPr="00043CCD">
              <w:rPr>
                <w:b/>
                <w:noProof/>
                <w:color w:val="910756"/>
              </w:rPr>
              <w:lastRenderedPageBreak/>
              <w:drawing>
                <wp:inline distT="0" distB="0" distL="0" distR="0" wp14:anchorId="5837B2A0" wp14:editId="6BCC780B">
                  <wp:extent cx="414068" cy="341584"/>
                  <wp:effectExtent l="0" t="0" r="5080" b="1905"/>
                  <wp:docPr id="302" name="Picture 302" descr="Image result for valent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valent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769" cy="344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24" w:tooltip="&quot;Winter Clip Art&quot; " w:history="1"/>
            <w:hyperlink r:id="rId25" w:history="1"/>
            <w:hyperlink r:id="rId26" w:history="1"/>
            <w:hyperlink r:id="rId27" w:history="1"/>
            <w:r w:rsidR="00AF44C2">
              <w:rPr>
                <w:rFonts w:ascii="Times New Roman" w:hAnsi="Times New Roman"/>
                <w:b/>
                <w:color w:val="910756"/>
                <w:sz w:val="20"/>
                <w:szCs w:val="12"/>
              </w:rPr>
              <w:t>KEV TEEM SI</w:t>
            </w:r>
            <w:del w:id="340" w:author="Fong RERHANG" w:date="2021-06-13T15:24:00Z">
              <w:r w:rsidR="00AF44C2" w:rsidDel="00EA4365">
                <w:rPr>
                  <w:rFonts w:ascii="Times New Roman" w:hAnsi="Times New Roman"/>
                  <w:b/>
                  <w:color w:val="910756"/>
                  <w:sz w:val="20"/>
                  <w:szCs w:val="12"/>
                </w:rPr>
                <w:delText>A</w:delText>
              </w:r>
            </w:del>
            <w:r w:rsidR="00AF44C2">
              <w:rPr>
                <w:rFonts w:ascii="Times New Roman" w:hAnsi="Times New Roman"/>
                <w:b/>
                <w:color w:val="910756"/>
                <w:sz w:val="20"/>
                <w:szCs w:val="12"/>
              </w:rPr>
              <w:t>J HAWM NTAWM PAB PAWG</w:t>
            </w:r>
            <w:r w:rsidRPr="00043CCD">
              <w:rPr>
                <w:rFonts w:ascii="Times New Roman" w:hAnsi="Times New Roman"/>
                <w:b/>
                <w:color w:val="910756"/>
                <w:sz w:val="20"/>
                <w:szCs w:val="12"/>
              </w:rPr>
              <w:t xml:space="preserve"> </w:t>
            </w:r>
            <w:r w:rsidRPr="00A151EC">
              <w:rPr>
                <w:rFonts w:ascii="Arial" w:hAnsi="Arial" w:cs="Arial"/>
                <w:noProof/>
                <w:color w:val="001BA0"/>
                <w:sz w:val="20"/>
                <w:szCs w:val="20"/>
                <w:lang w:val="en"/>
              </w:rPr>
              <w:drawing>
                <wp:inline distT="0" distB="0" distL="0" distR="0" wp14:anchorId="1E26289F" wp14:editId="38F12185">
                  <wp:extent cx="353684" cy="291771"/>
                  <wp:effectExtent l="0" t="0" r="8890" b="0"/>
                  <wp:docPr id="301" name="Picture 301" descr="Image result for valentines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valent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544" cy="29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30" w:history="1"/>
            <w:hyperlink r:id="rId31" w:history="1"/>
            <w:hyperlink r:id="rId32" w:tooltip="&quot;Search images of thanksgiving clip art&quot; " w:history="1"/>
            <w:hyperlink r:id="rId33" w:tooltip="&quot;Search images of thanksgiving clip art&quot; " w:history="1"/>
            <w:hyperlink r:id="rId34" w:history="1"/>
          </w:p>
        </w:tc>
      </w:tr>
      <w:tr w:rsidR="00392E7F" w:rsidRPr="006F10DF" w14:paraId="0BD58F8F" w14:textId="77777777" w:rsidTr="00E21970">
        <w:trPr>
          <w:trHeight w:val="707"/>
        </w:trPr>
        <w:tc>
          <w:tcPr>
            <w:tcW w:w="1008" w:type="dxa"/>
            <w:shd w:val="clear" w:color="auto" w:fill="auto"/>
          </w:tcPr>
          <w:p w14:paraId="02D996B0" w14:textId="77777777" w:rsidR="00392E7F" w:rsidRDefault="00392E7F" w:rsidP="00E21970">
            <w:pPr>
              <w:rPr>
                <w:rFonts w:ascii="Times New Roman" w:hAnsi="Times New Roman"/>
                <w:b/>
                <w:sz w:val="14"/>
                <w:szCs w:val="12"/>
              </w:rPr>
            </w:pPr>
          </w:p>
          <w:p w14:paraId="70769408" w14:textId="77777777" w:rsidR="00392E7F" w:rsidRPr="009E5F59" w:rsidRDefault="00392E7F" w:rsidP="00E21970">
            <w:pPr>
              <w:rPr>
                <w:rFonts w:ascii="Times New Roman" w:hAnsi="Times New Roman"/>
                <w:b/>
                <w:sz w:val="14"/>
                <w:szCs w:val="12"/>
              </w:rPr>
            </w:pPr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Lo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lus</w:t>
            </w:r>
            <w:proofErr w:type="spellEnd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 &amp;</w:t>
            </w:r>
          </w:p>
          <w:p w14:paraId="1019FCA9" w14:textId="77777777" w:rsidR="00392E7F" w:rsidRPr="00564DD0" w:rsidRDefault="00392E7F" w:rsidP="00E21970">
            <w:pPr>
              <w:rPr>
                <w:rFonts w:ascii="Times New Roman" w:hAnsi="Times New Roman"/>
                <w:b/>
                <w:color w:val="808080"/>
                <w:sz w:val="14"/>
                <w:szCs w:val="12"/>
              </w:rPr>
            </w:pPr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Kev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Txawj</w:t>
            </w:r>
            <w:proofErr w:type="spellEnd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Ntse</w:t>
            </w:r>
            <w:proofErr w:type="spellEnd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Ntawm</w:t>
            </w:r>
            <w:proofErr w:type="spellEnd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 xml:space="preserve"> </w:t>
            </w:r>
            <w:proofErr w:type="spellStart"/>
            <w:r w:rsidRPr="009E5F59">
              <w:rPr>
                <w:rFonts w:ascii="Times New Roman" w:hAnsi="Times New Roman"/>
                <w:b/>
                <w:sz w:val="14"/>
                <w:szCs w:val="12"/>
              </w:rPr>
              <w:t>Hnub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4FFE8C47" w14:textId="7F48D487" w:rsidR="00392E7F" w:rsidRPr="00D76A29" w:rsidRDefault="00392E7F" w:rsidP="00E21970">
            <w:pPr>
              <w:jc w:val="center"/>
              <w:rPr>
                <w:b/>
                <w:color w:val="FF0000"/>
                <w:sz w:val="20"/>
                <w:szCs w:val="20"/>
              </w:rPr>
            </w:pPr>
            <w:r w:rsidRPr="00D76A29">
              <w:rPr>
                <w:b/>
                <w:color w:val="FF0000"/>
                <w:sz w:val="20"/>
                <w:szCs w:val="20"/>
              </w:rPr>
              <w:t xml:space="preserve">HNUB </w:t>
            </w:r>
            <w:r w:rsidR="0032126F">
              <w:rPr>
                <w:b/>
                <w:color w:val="FF0000"/>
                <w:sz w:val="20"/>
                <w:szCs w:val="20"/>
              </w:rPr>
              <w:t>SUNDAY</w:t>
            </w:r>
            <w:r w:rsidRPr="00D76A29">
              <w:rPr>
                <w:b/>
                <w:color w:val="FF0000"/>
                <w:sz w:val="20"/>
                <w:szCs w:val="20"/>
              </w:rPr>
              <w:t xml:space="preserve"> </w:t>
            </w:r>
          </w:p>
          <w:p w14:paraId="73585210" w14:textId="22CDBBD4" w:rsidR="00392E7F" w:rsidRPr="00D76A29" w:rsidRDefault="00392E7F" w:rsidP="00E21970">
            <w:pPr>
              <w:jc w:val="center"/>
              <w:rPr>
                <w:b/>
                <w:sz w:val="20"/>
                <w:szCs w:val="20"/>
              </w:rPr>
            </w:pPr>
            <w:proofErr w:type="spellStart"/>
            <w:r w:rsidRPr="00D76A29">
              <w:rPr>
                <w:b/>
                <w:sz w:val="20"/>
                <w:szCs w:val="20"/>
              </w:rPr>
              <w:t>kev</w:t>
            </w:r>
            <w:proofErr w:type="spellEnd"/>
            <w:r w:rsidRPr="00D76A29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sz w:val="20"/>
                <w:szCs w:val="20"/>
              </w:rPr>
              <w:t>ntxhov</w:t>
            </w:r>
            <w:proofErr w:type="spellEnd"/>
            <w:r w:rsidRPr="00D76A29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sz w:val="20"/>
                <w:szCs w:val="20"/>
              </w:rPr>
              <w:t>siab</w:t>
            </w:r>
            <w:proofErr w:type="spellEnd"/>
          </w:p>
          <w:p w14:paraId="1E511A96" w14:textId="77777777" w:rsidR="00392E7F" w:rsidRPr="00D76A29" w:rsidRDefault="00392E7F" w:rsidP="00E21970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Qhia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lwm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tus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neeg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2875C030" w14:textId="7071B4DE" w:rsidR="00392E7F" w:rsidRPr="0032126F" w:rsidRDefault="0032126F" w:rsidP="00E21970">
            <w:pPr>
              <w:jc w:val="center"/>
              <w:rPr>
                <w:b/>
                <w:color w:val="FF0000"/>
                <w:sz w:val="18"/>
                <w:szCs w:val="18"/>
              </w:rPr>
            </w:pPr>
            <w:r w:rsidRPr="0032126F">
              <w:rPr>
                <w:b/>
                <w:color w:val="FF0000"/>
                <w:sz w:val="18"/>
                <w:szCs w:val="18"/>
              </w:rPr>
              <w:t>HNUB MONDAY</w:t>
            </w:r>
            <w:r w:rsidR="00392E7F" w:rsidRPr="0032126F">
              <w:rPr>
                <w:b/>
                <w:color w:val="FF0000"/>
                <w:sz w:val="18"/>
                <w:szCs w:val="18"/>
              </w:rPr>
              <w:t xml:space="preserve"> </w:t>
            </w:r>
          </w:p>
          <w:p w14:paraId="485AC728" w14:textId="77777777" w:rsidR="00392E7F" w:rsidRPr="00D76A29" w:rsidRDefault="00392E7F" w:rsidP="00E21970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Txhawb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nqa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5D971B94" w14:textId="77777777" w:rsidR="00392E7F" w:rsidRPr="00D76A29" w:rsidRDefault="00392E7F" w:rsidP="00E21970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Ua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lus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qhuas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909D2A3" w14:textId="1BC84FF8" w:rsidR="00392E7F" w:rsidRPr="00504441" w:rsidRDefault="00392E7F" w:rsidP="00E21970">
            <w:pPr>
              <w:jc w:val="center"/>
              <w:rPr>
                <w:b/>
                <w:color w:val="FF0000"/>
                <w:sz w:val="18"/>
                <w:szCs w:val="18"/>
              </w:rPr>
            </w:pPr>
            <w:r w:rsidRPr="00504441">
              <w:rPr>
                <w:b/>
                <w:color w:val="FF0000"/>
                <w:sz w:val="18"/>
                <w:szCs w:val="18"/>
              </w:rPr>
              <w:t xml:space="preserve">HNUB </w:t>
            </w:r>
            <w:r w:rsidR="00FB5F43" w:rsidRPr="00504441">
              <w:rPr>
                <w:b/>
                <w:color w:val="FF0000"/>
                <w:sz w:val="18"/>
                <w:szCs w:val="18"/>
              </w:rPr>
              <w:t>TUESDAY</w:t>
            </w:r>
            <w:r w:rsidRPr="00504441">
              <w:rPr>
                <w:b/>
                <w:color w:val="FF0000"/>
                <w:sz w:val="18"/>
                <w:szCs w:val="18"/>
              </w:rPr>
              <w:t xml:space="preserve"> </w:t>
            </w:r>
          </w:p>
          <w:p w14:paraId="58E270D5" w14:textId="77777777" w:rsidR="00392E7F" w:rsidRPr="00D76A29" w:rsidRDefault="00392E7F" w:rsidP="00E21970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Ua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Tsaug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020F8F5F" w14:textId="77777777" w:rsidR="00392E7F" w:rsidRPr="00D76A29" w:rsidRDefault="00392E7F" w:rsidP="00E21970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Thov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pab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  <w:shd w:val="clear" w:color="auto" w:fill="auto"/>
          </w:tcPr>
          <w:p w14:paraId="29FBE9E2" w14:textId="23D37DD6" w:rsidR="00392E7F" w:rsidRPr="00495F37" w:rsidRDefault="00392E7F" w:rsidP="00E21970">
            <w:pPr>
              <w:jc w:val="center"/>
              <w:rPr>
                <w:b/>
                <w:color w:val="FF0000"/>
                <w:sz w:val="16"/>
                <w:szCs w:val="16"/>
              </w:rPr>
            </w:pPr>
            <w:r w:rsidRPr="00495F37">
              <w:rPr>
                <w:b/>
                <w:color w:val="FF0000"/>
                <w:sz w:val="16"/>
                <w:szCs w:val="16"/>
              </w:rPr>
              <w:t xml:space="preserve">HNUB </w:t>
            </w:r>
            <w:r w:rsidR="00495F37" w:rsidRPr="00495F37">
              <w:rPr>
                <w:b/>
                <w:color w:val="FF0000"/>
                <w:sz w:val="16"/>
                <w:szCs w:val="16"/>
              </w:rPr>
              <w:t>WEDNESDAY</w:t>
            </w:r>
            <w:r w:rsidRPr="00495F37">
              <w:rPr>
                <w:b/>
                <w:color w:val="FF0000"/>
                <w:sz w:val="16"/>
                <w:szCs w:val="16"/>
              </w:rPr>
              <w:t xml:space="preserve"> </w:t>
            </w:r>
          </w:p>
          <w:p w14:paraId="404849B0" w14:textId="3618CBA5" w:rsidR="00392E7F" w:rsidRPr="00D76A29" w:rsidRDefault="00495F37" w:rsidP="00E21970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>
              <w:rPr>
                <w:b/>
                <w:color w:val="0D0D0D"/>
                <w:sz w:val="20"/>
                <w:szCs w:val="20"/>
              </w:rPr>
              <w:t>Txaj</w:t>
            </w:r>
            <w:proofErr w:type="spellEnd"/>
            <w:r>
              <w:rPr>
                <w:b/>
                <w:color w:val="0D0D0D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D0D0D"/>
                <w:sz w:val="20"/>
                <w:szCs w:val="20"/>
              </w:rPr>
              <w:t>Muag</w:t>
            </w:r>
            <w:proofErr w:type="spellEnd"/>
            <w:r w:rsidR="00392E7F"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303FB377" w14:textId="77777777" w:rsidR="00392E7F" w:rsidRPr="00D76A29" w:rsidRDefault="00392E7F" w:rsidP="00E21970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Koom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tes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nrog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  <w:tc>
          <w:tcPr>
            <w:tcW w:w="1620" w:type="dxa"/>
            <w:shd w:val="clear" w:color="auto" w:fill="auto"/>
          </w:tcPr>
          <w:p w14:paraId="16D49D7F" w14:textId="1AFF6C16" w:rsidR="00392E7F" w:rsidRPr="00030543" w:rsidRDefault="00392E7F" w:rsidP="00E21970">
            <w:pPr>
              <w:jc w:val="center"/>
              <w:rPr>
                <w:b/>
                <w:color w:val="FF0000"/>
                <w:sz w:val="18"/>
                <w:szCs w:val="18"/>
              </w:rPr>
            </w:pPr>
            <w:r w:rsidRPr="00030543">
              <w:rPr>
                <w:b/>
                <w:color w:val="FF0000"/>
                <w:sz w:val="18"/>
                <w:szCs w:val="18"/>
              </w:rPr>
              <w:t xml:space="preserve">HNUB </w:t>
            </w:r>
            <w:r w:rsidR="00030543" w:rsidRPr="00030543">
              <w:rPr>
                <w:b/>
                <w:color w:val="FF0000"/>
                <w:sz w:val="18"/>
                <w:szCs w:val="18"/>
              </w:rPr>
              <w:t>THURSDAY</w:t>
            </w:r>
          </w:p>
          <w:p w14:paraId="75AACCA0" w14:textId="490AFCEE" w:rsidR="00392E7F" w:rsidRPr="00D76A29" w:rsidRDefault="0070007B" w:rsidP="00E21970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>
              <w:rPr>
                <w:b/>
                <w:color w:val="0D0D0D"/>
                <w:sz w:val="20"/>
                <w:szCs w:val="20"/>
              </w:rPr>
              <w:t>Siab</w:t>
            </w:r>
            <w:proofErr w:type="spellEnd"/>
            <w:r>
              <w:rPr>
                <w:b/>
                <w:color w:val="0D0D0D"/>
                <w:sz w:val="20"/>
                <w:szCs w:val="20"/>
              </w:rPr>
              <w:t xml:space="preserve"> Tus</w:t>
            </w:r>
          </w:p>
          <w:p w14:paraId="34791EDF" w14:textId="42041CC4" w:rsidR="00392E7F" w:rsidRPr="00D76A29" w:rsidRDefault="0070007B" w:rsidP="00E21970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>
              <w:rPr>
                <w:b/>
                <w:color w:val="910756"/>
                <w:sz w:val="20"/>
                <w:szCs w:val="20"/>
              </w:rPr>
              <w:t>Muab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del w:id="341" w:author="Fong RERHANG" w:date="2021-06-13T15:27:00Z">
              <w:r w:rsidR="00392E7F" w:rsidRPr="00D76A29" w:rsidDel="00EA4365">
                <w:rPr>
                  <w:b/>
                  <w:color w:val="910756"/>
                  <w:sz w:val="20"/>
                  <w:szCs w:val="20"/>
                </w:rPr>
                <w:delText xml:space="preserve">raws li </w:delText>
              </w:r>
            </w:del>
            <w:proofErr w:type="spellStart"/>
            <w:r w:rsidR="00392E7F" w:rsidRPr="00D76A29">
              <w:rPr>
                <w:b/>
                <w:color w:val="910756"/>
                <w:sz w:val="20"/>
                <w:szCs w:val="20"/>
              </w:rPr>
              <w:t>cov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b/>
                <w:color w:val="910756"/>
                <w:sz w:val="20"/>
                <w:szCs w:val="20"/>
              </w:rPr>
              <w:t>lus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b/>
                <w:color w:val="910756"/>
                <w:sz w:val="20"/>
                <w:szCs w:val="20"/>
              </w:rPr>
              <w:t>qhia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</w:tcPr>
          <w:p w14:paraId="25A21785" w14:textId="3A3C7D07" w:rsidR="00392E7F" w:rsidRPr="00D76A29" w:rsidRDefault="0070007B" w:rsidP="00E21970">
            <w:pPr>
              <w:jc w:val="center"/>
              <w:rPr>
                <w:b/>
                <w:color w:val="FF0000"/>
                <w:sz w:val="20"/>
                <w:szCs w:val="20"/>
              </w:rPr>
            </w:pPr>
            <w:r>
              <w:rPr>
                <w:b/>
                <w:color w:val="FF0000"/>
                <w:sz w:val="20"/>
                <w:szCs w:val="20"/>
              </w:rPr>
              <w:t xml:space="preserve">HNUB </w:t>
            </w:r>
            <w:r w:rsidR="00392E7F" w:rsidRPr="00D76A29">
              <w:rPr>
                <w:b/>
                <w:color w:val="FF0000"/>
                <w:sz w:val="20"/>
                <w:szCs w:val="20"/>
              </w:rPr>
              <w:t xml:space="preserve">FRIDAY </w:t>
            </w:r>
          </w:p>
          <w:p w14:paraId="566D203B" w14:textId="158C482A" w:rsidR="00392E7F" w:rsidRPr="00D76A29" w:rsidRDefault="00392E7F" w:rsidP="00E21970">
            <w:pPr>
              <w:jc w:val="center"/>
              <w:rPr>
                <w:b/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Tsaug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zog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337A6C3F" w14:textId="77777777" w:rsidR="00392E7F" w:rsidRPr="00D76A29" w:rsidRDefault="00392E7F" w:rsidP="00E21970">
            <w:pPr>
              <w:jc w:val="center"/>
              <w:rPr>
                <w:b/>
                <w:color w:val="910756"/>
                <w:sz w:val="20"/>
                <w:szCs w:val="20"/>
              </w:rPr>
            </w:pP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Ua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raws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del w:id="342" w:author="Fong RERHANG" w:date="2021-06-13T15:27:00Z">
              <w:r w:rsidRPr="00D76A29" w:rsidDel="00EA4365">
                <w:rPr>
                  <w:b/>
                  <w:color w:val="910756"/>
                  <w:sz w:val="20"/>
                  <w:szCs w:val="20"/>
                </w:rPr>
                <w:delText xml:space="preserve">li </w:delText>
              </w:r>
            </w:del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cov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lus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b/>
                <w:color w:val="910756"/>
                <w:sz w:val="20"/>
                <w:szCs w:val="20"/>
              </w:rPr>
              <w:t>qhia</w:t>
            </w:r>
            <w:proofErr w:type="spellEnd"/>
            <w:r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</w:tcPr>
          <w:p w14:paraId="7A978D8A" w14:textId="5F96AA6A" w:rsidR="00392E7F" w:rsidRPr="0064613F" w:rsidRDefault="0064613F" w:rsidP="00E21970">
            <w:pPr>
              <w:jc w:val="center"/>
              <w:rPr>
                <w:b/>
                <w:color w:val="FF0000"/>
                <w:sz w:val="16"/>
                <w:szCs w:val="16"/>
              </w:rPr>
            </w:pPr>
            <w:r w:rsidRPr="0064613F">
              <w:rPr>
                <w:b/>
                <w:color w:val="FF0000"/>
                <w:sz w:val="16"/>
                <w:szCs w:val="16"/>
              </w:rPr>
              <w:t xml:space="preserve">HHNUB </w:t>
            </w:r>
            <w:r w:rsidR="00392E7F" w:rsidRPr="0064613F">
              <w:rPr>
                <w:b/>
                <w:color w:val="FF0000"/>
                <w:sz w:val="16"/>
                <w:szCs w:val="16"/>
              </w:rPr>
              <w:t xml:space="preserve">SATURDAY </w:t>
            </w:r>
          </w:p>
          <w:p w14:paraId="231DF37A" w14:textId="77777777" w:rsidR="00392E7F" w:rsidRPr="00D76A29" w:rsidRDefault="00392E7F" w:rsidP="00E21970">
            <w:pPr>
              <w:jc w:val="center"/>
              <w:rPr>
                <w:b/>
                <w:color w:val="0D0D0D"/>
                <w:sz w:val="20"/>
                <w:szCs w:val="20"/>
              </w:rPr>
            </w:pPr>
            <w:r w:rsidRPr="00D76A29">
              <w:rPr>
                <w:b/>
                <w:color w:val="0D0D0D"/>
                <w:sz w:val="20"/>
                <w:szCs w:val="20"/>
              </w:rPr>
              <w:t xml:space="preserve">Zoo </w:t>
            </w:r>
            <w:proofErr w:type="spellStart"/>
            <w:r w:rsidRPr="00D76A29">
              <w:rPr>
                <w:b/>
                <w:color w:val="0D0D0D"/>
                <w:sz w:val="20"/>
                <w:szCs w:val="20"/>
              </w:rPr>
              <w:t>siab</w:t>
            </w:r>
            <w:proofErr w:type="spellEnd"/>
            <w:r w:rsidRPr="00D76A29">
              <w:rPr>
                <w:b/>
                <w:color w:val="0D0D0D"/>
                <w:sz w:val="20"/>
                <w:szCs w:val="20"/>
              </w:rPr>
              <w:t xml:space="preserve"> </w:t>
            </w:r>
          </w:p>
          <w:p w14:paraId="4F124B0A" w14:textId="388D32FB" w:rsidR="00392E7F" w:rsidRPr="00D76A29" w:rsidRDefault="00EA4365" w:rsidP="00E21970">
            <w:pPr>
              <w:jc w:val="center"/>
              <w:rPr>
                <w:b/>
                <w:color w:val="910756"/>
                <w:sz w:val="20"/>
                <w:szCs w:val="20"/>
              </w:rPr>
            </w:pPr>
            <w:ins w:id="343" w:author="Fong RERHANG" w:date="2021-06-13T15:27:00Z">
              <w:r>
                <w:rPr>
                  <w:b/>
                  <w:color w:val="910756"/>
                  <w:sz w:val="20"/>
                  <w:szCs w:val="20"/>
                </w:rPr>
                <w:t xml:space="preserve">Kev </w:t>
              </w:r>
            </w:ins>
            <w:del w:id="344" w:author="Fong RERHANG" w:date="2021-06-13T15:27:00Z">
              <w:r w:rsidR="00392E7F" w:rsidRPr="00D76A29" w:rsidDel="00EA4365">
                <w:rPr>
                  <w:b/>
                  <w:color w:val="910756"/>
                  <w:sz w:val="20"/>
                  <w:szCs w:val="20"/>
                </w:rPr>
                <w:delText>T</w:delText>
              </w:r>
            </w:del>
            <w:proofErr w:type="spellStart"/>
            <w:ins w:id="345" w:author="Fong RERHANG" w:date="2021-06-13T15:27:00Z">
              <w:r>
                <w:rPr>
                  <w:b/>
                  <w:color w:val="910756"/>
                  <w:sz w:val="20"/>
                  <w:szCs w:val="20"/>
                </w:rPr>
                <w:t>t</w:t>
              </w:r>
            </w:ins>
            <w:r w:rsidR="00392E7F" w:rsidRPr="00D76A29">
              <w:rPr>
                <w:b/>
                <w:color w:val="910756"/>
                <w:sz w:val="20"/>
                <w:szCs w:val="20"/>
              </w:rPr>
              <w:t>hov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b/>
                <w:color w:val="910756"/>
                <w:sz w:val="20"/>
                <w:szCs w:val="20"/>
              </w:rPr>
              <w:t>txim</w:t>
            </w:r>
            <w:proofErr w:type="spellEnd"/>
            <w:r w:rsidR="00392E7F" w:rsidRPr="00D76A29">
              <w:rPr>
                <w:b/>
                <w:color w:val="910756"/>
                <w:sz w:val="20"/>
                <w:szCs w:val="20"/>
              </w:rPr>
              <w:t xml:space="preserve"> </w:t>
            </w:r>
          </w:p>
        </w:tc>
      </w:tr>
      <w:tr w:rsidR="00392E7F" w:rsidRPr="007D09D0" w14:paraId="75B8932E" w14:textId="77777777" w:rsidTr="00E21970">
        <w:trPr>
          <w:trHeight w:val="199"/>
        </w:trPr>
        <w:tc>
          <w:tcPr>
            <w:tcW w:w="1008" w:type="dxa"/>
            <w:shd w:val="clear" w:color="auto" w:fill="auto"/>
          </w:tcPr>
          <w:p w14:paraId="1AF11B05" w14:textId="77777777" w:rsidR="00392E7F" w:rsidRPr="007D09D0" w:rsidRDefault="00392E7F" w:rsidP="00E21970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8: 15- 9</w:t>
            </w:r>
          </w:p>
        </w:tc>
        <w:tc>
          <w:tcPr>
            <w:tcW w:w="1530" w:type="dxa"/>
            <w:shd w:val="clear" w:color="auto" w:fill="auto"/>
          </w:tcPr>
          <w:p w14:paraId="2EA65FE4" w14:textId="7EEEEAFA" w:rsidR="00392E7F" w:rsidRPr="00D76A29" w:rsidRDefault="00EA4365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ins w:id="346" w:author="Fong RERHANG" w:date="2021-06-13T15:28:00Z">
              <w:r>
                <w:rPr>
                  <w:color w:val="000000"/>
                  <w:sz w:val="20"/>
                  <w:szCs w:val="20"/>
                </w:rPr>
                <w:t>Rooj</w:t>
              </w:r>
              <w:proofErr w:type="spellEnd"/>
              <w:r>
                <w:rPr>
                  <w:color w:val="000000"/>
                  <w:sz w:val="20"/>
                  <w:szCs w:val="20"/>
                </w:rPr>
                <w:t xml:space="preserve"> Sib </w:t>
              </w:r>
              <w:proofErr w:type="spellStart"/>
              <w:r>
                <w:rPr>
                  <w:color w:val="000000"/>
                  <w:sz w:val="20"/>
                  <w:szCs w:val="20"/>
                </w:rPr>
                <w:t>Tham</w:t>
              </w:r>
              <w:proofErr w:type="spellEnd"/>
              <w:r>
                <w:rPr>
                  <w:color w:val="000000"/>
                  <w:sz w:val="20"/>
                  <w:szCs w:val="20"/>
                </w:rPr>
                <w:t xml:space="preserve"> </w:t>
              </w:r>
            </w:ins>
            <w:proofErr w:type="spellStart"/>
            <w:r w:rsidR="0042097A">
              <w:rPr>
                <w:color w:val="000000"/>
                <w:sz w:val="20"/>
                <w:szCs w:val="20"/>
              </w:rPr>
              <w:t>Zej</w:t>
            </w:r>
            <w:proofErr w:type="spellEnd"/>
            <w:r w:rsidR="0042097A">
              <w:rPr>
                <w:color w:val="000000"/>
                <w:sz w:val="20"/>
                <w:szCs w:val="20"/>
              </w:rPr>
              <w:t xml:space="preserve"> Zog </w:t>
            </w:r>
            <w:del w:id="347" w:author="Fong RERHANG" w:date="2021-06-13T15:28:00Z">
              <w:r w:rsidR="0042097A" w:rsidDel="00EA4365">
                <w:rPr>
                  <w:color w:val="000000"/>
                  <w:sz w:val="20"/>
                  <w:szCs w:val="20"/>
                </w:rPr>
                <w:delText>Lub Rooj Sib Tham</w:delText>
              </w:r>
            </w:del>
          </w:p>
        </w:tc>
        <w:tc>
          <w:tcPr>
            <w:tcW w:w="1530" w:type="dxa"/>
            <w:shd w:val="clear" w:color="auto" w:fill="auto"/>
          </w:tcPr>
          <w:p w14:paraId="3FB975D6" w14:textId="2EB983D0" w:rsidR="00392E7F" w:rsidRPr="00D76A29" w:rsidRDefault="00EA4365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ins w:id="348" w:author="Fong RERHANG" w:date="2021-06-13T15:28:00Z">
              <w:r>
                <w:rPr>
                  <w:color w:val="000000"/>
                  <w:sz w:val="20"/>
                  <w:szCs w:val="20"/>
                </w:rPr>
                <w:t>Rooj</w:t>
              </w:r>
              <w:proofErr w:type="spellEnd"/>
              <w:r>
                <w:rPr>
                  <w:color w:val="000000"/>
                  <w:sz w:val="20"/>
                  <w:szCs w:val="20"/>
                </w:rPr>
                <w:t xml:space="preserve"> Sib </w:t>
              </w:r>
              <w:proofErr w:type="spellStart"/>
              <w:r>
                <w:rPr>
                  <w:color w:val="000000"/>
                  <w:sz w:val="20"/>
                  <w:szCs w:val="20"/>
                </w:rPr>
                <w:t>Tham</w:t>
              </w:r>
              <w:proofErr w:type="spellEnd"/>
              <w:r>
                <w:rPr>
                  <w:color w:val="000000"/>
                  <w:sz w:val="20"/>
                  <w:szCs w:val="20"/>
                </w:rPr>
                <w:t xml:space="preserve"> </w:t>
              </w:r>
            </w:ins>
            <w:proofErr w:type="spellStart"/>
            <w:r w:rsidR="0008760C">
              <w:rPr>
                <w:color w:val="000000"/>
                <w:sz w:val="20"/>
                <w:szCs w:val="20"/>
              </w:rPr>
              <w:t>Zej</w:t>
            </w:r>
            <w:proofErr w:type="spellEnd"/>
            <w:r w:rsidR="0008760C">
              <w:rPr>
                <w:color w:val="000000"/>
                <w:sz w:val="20"/>
                <w:szCs w:val="20"/>
              </w:rPr>
              <w:t xml:space="preserve"> Zog </w:t>
            </w:r>
            <w:del w:id="349" w:author="Fong RERHANG" w:date="2021-06-13T15:28:00Z">
              <w:r w:rsidR="0008760C" w:rsidDel="00EA4365">
                <w:rPr>
                  <w:color w:val="000000"/>
                  <w:sz w:val="20"/>
                  <w:szCs w:val="20"/>
                </w:rPr>
                <w:delText>Lub Rooj Sib Tham</w:delText>
              </w:r>
            </w:del>
          </w:p>
        </w:tc>
        <w:tc>
          <w:tcPr>
            <w:tcW w:w="1530" w:type="dxa"/>
            <w:shd w:val="clear" w:color="auto" w:fill="auto"/>
          </w:tcPr>
          <w:p w14:paraId="48EA5B93" w14:textId="1E029A4E" w:rsidR="00392E7F" w:rsidRPr="00D76A29" w:rsidRDefault="00EA4365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ins w:id="350" w:author="Fong RERHANG" w:date="2021-06-13T15:28:00Z">
              <w:r>
                <w:rPr>
                  <w:color w:val="000000"/>
                  <w:sz w:val="20"/>
                  <w:szCs w:val="20"/>
                </w:rPr>
                <w:t>Rooj</w:t>
              </w:r>
              <w:proofErr w:type="spellEnd"/>
              <w:r>
                <w:rPr>
                  <w:color w:val="000000"/>
                  <w:sz w:val="20"/>
                  <w:szCs w:val="20"/>
                </w:rPr>
                <w:t xml:space="preserve"> Sib </w:t>
              </w:r>
              <w:proofErr w:type="spellStart"/>
              <w:r>
                <w:rPr>
                  <w:color w:val="000000"/>
                  <w:sz w:val="20"/>
                  <w:szCs w:val="20"/>
                </w:rPr>
                <w:t>Tham</w:t>
              </w:r>
              <w:proofErr w:type="spellEnd"/>
              <w:r>
                <w:rPr>
                  <w:color w:val="000000"/>
                  <w:sz w:val="20"/>
                  <w:szCs w:val="20"/>
                </w:rPr>
                <w:t xml:space="preserve"> </w:t>
              </w:r>
            </w:ins>
            <w:proofErr w:type="spellStart"/>
            <w:r w:rsidR="0008760C">
              <w:rPr>
                <w:color w:val="000000"/>
                <w:sz w:val="20"/>
                <w:szCs w:val="20"/>
              </w:rPr>
              <w:t>Zej</w:t>
            </w:r>
            <w:proofErr w:type="spellEnd"/>
            <w:r w:rsidR="0008760C">
              <w:rPr>
                <w:color w:val="000000"/>
                <w:sz w:val="20"/>
                <w:szCs w:val="20"/>
              </w:rPr>
              <w:t xml:space="preserve"> Zog </w:t>
            </w:r>
            <w:del w:id="351" w:author="Fong RERHANG" w:date="2021-06-13T15:29:00Z">
              <w:r w:rsidR="0008760C" w:rsidDel="00EA4365">
                <w:rPr>
                  <w:color w:val="000000"/>
                  <w:sz w:val="20"/>
                  <w:szCs w:val="20"/>
                </w:rPr>
                <w:delText xml:space="preserve">Lub </w:delText>
              </w:r>
            </w:del>
            <w:del w:id="352" w:author="Fong RERHANG" w:date="2021-06-13T15:28:00Z">
              <w:r w:rsidR="0008760C" w:rsidDel="00EA4365">
                <w:rPr>
                  <w:color w:val="000000"/>
                  <w:sz w:val="20"/>
                  <w:szCs w:val="20"/>
                </w:rPr>
                <w:delText>Rooj Sib Tham</w:delText>
              </w:r>
            </w:del>
          </w:p>
        </w:tc>
        <w:tc>
          <w:tcPr>
            <w:tcW w:w="1530" w:type="dxa"/>
            <w:shd w:val="clear" w:color="auto" w:fill="auto"/>
          </w:tcPr>
          <w:p w14:paraId="61C7DF28" w14:textId="7D546867" w:rsidR="00392E7F" w:rsidRPr="00D76A29" w:rsidRDefault="00EA4365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ins w:id="353" w:author="Fong RERHANG" w:date="2021-06-13T15:29:00Z">
              <w:r>
                <w:rPr>
                  <w:color w:val="000000"/>
                  <w:sz w:val="20"/>
                  <w:szCs w:val="20"/>
                </w:rPr>
                <w:t>Rooj</w:t>
              </w:r>
              <w:proofErr w:type="spellEnd"/>
              <w:r>
                <w:rPr>
                  <w:color w:val="000000"/>
                  <w:sz w:val="20"/>
                  <w:szCs w:val="20"/>
                </w:rPr>
                <w:t xml:space="preserve"> Sib </w:t>
              </w:r>
              <w:proofErr w:type="spellStart"/>
              <w:r>
                <w:rPr>
                  <w:color w:val="000000"/>
                  <w:sz w:val="20"/>
                  <w:szCs w:val="20"/>
                </w:rPr>
                <w:t>Tham</w:t>
              </w:r>
              <w:proofErr w:type="spellEnd"/>
              <w:r>
                <w:rPr>
                  <w:color w:val="000000"/>
                  <w:sz w:val="20"/>
                  <w:szCs w:val="20"/>
                </w:rPr>
                <w:t xml:space="preserve"> </w:t>
              </w:r>
            </w:ins>
            <w:proofErr w:type="spellStart"/>
            <w:r w:rsidR="0008760C">
              <w:rPr>
                <w:color w:val="000000"/>
                <w:sz w:val="20"/>
                <w:szCs w:val="20"/>
              </w:rPr>
              <w:t>Zej</w:t>
            </w:r>
            <w:proofErr w:type="spellEnd"/>
            <w:r w:rsidR="0008760C">
              <w:rPr>
                <w:color w:val="000000"/>
                <w:sz w:val="20"/>
                <w:szCs w:val="20"/>
              </w:rPr>
              <w:t xml:space="preserve"> Zog </w:t>
            </w:r>
            <w:del w:id="354" w:author="Fong RERHANG" w:date="2021-06-13T15:29:00Z">
              <w:r w:rsidR="0008760C" w:rsidDel="00EA4365">
                <w:rPr>
                  <w:color w:val="000000"/>
                  <w:sz w:val="20"/>
                  <w:szCs w:val="20"/>
                </w:rPr>
                <w:delText>Lub Rooj Sib Tham</w:delText>
              </w:r>
            </w:del>
          </w:p>
        </w:tc>
        <w:tc>
          <w:tcPr>
            <w:tcW w:w="1620" w:type="dxa"/>
            <w:shd w:val="clear" w:color="auto" w:fill="auto"/>
          </w:tcPr>
          <w:p w14:paraId="4BC8E9AE" w14:textId="200AFA75" w:rsidR="00392E7F" w:rsidRPr="00D76A29" w:rsidRDefault="00EA4365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ins w:id="355" w:author="Fong RERHANG" w:date="2021-06-13T15:29:00Z">
              <w:r>
                <w:rPr>
                  <w:color w:val="000000"/>
                  <w:sz w:val="20"/>
                  <w:szCs w:val="20"/>
                </w:rPr>
                <w:t>Rooj</w:t>
              </w:r>
              <w:proofErr w:type="spellEnd"/>
              <w:r>
                <w:rPr>
                  <w:color w:val="000000"/>
                  <w:sz w:val="20"/>
                  <w:szCs w:val="20"/>
                </w:rPr>
                <w:t xml:space="preserve"> Sib </w:t>
              </w:r>
              <w:proofErr w:type="spellStart"/>
              <w:r>
                <w:rPr>
                  <w:color w:val="000000"/>
                  <w:sz w:val="20"/>
                  <w:szCs w:val="20"/>
                </w:rPr>
                <w:t>Tham</w:t>
              </w:r>
              <w:proofErr w:type="spellEnd"/>
              <w:r>
                <w:rPr>
                  <w:color w:val="000000"/>
                  <w:sz w:val="20"/>
                  <w:szCs w:val="20"/>
                </w:rPr>
                <w:t xml:space="preserve"> </w:t>
              </w:r>
            </w:ins>
            <w:proofErr w:type="spellStart"/>
            <w:r w:rsidR="0008760C">
              <w:rPr>
                <w:color w:val="000000"/>
                <w:sz w:val="20"/>
                <w:szCs w:val="20"/>
              </w:rPr>
              <w:t>Zej</w:t>
            </w:r>
            <w:proofErr w:type="spellEnd"/>
            <w:r w:rsidR="0008760C">
              <w:rPr>
                <w:color w:val="000000"/>
                <w:sz w:val="20"/>
                <w:szCs w:val="20"/>
              </w:rPr>
              <w:t xml:space="preserve"> Zog </w:t>
            </w:r>
            <w:del w:id="356" w:author="Fong RERHANG" w:date="2021-06-13T15:29:00Z">
              <w:r w:rsidR="0008760C" w:rsidDel="00EA4365">
                <w:rPr>
                  <w:color w:val="000000"/>
                  <w:sz w:val="20"/>
                  <w:szCs w:val="20"/>
                </w:rPr>
                <w:delText>Lub Rooj Sib Tham</w:delText>
              </w:r>
            </w:del>
          </w:p>
        </w:tc>
        <w:tc>
          <w:tcPr>
            <w:tcW w:w="1530" w:type="dxa"/>
          </w:tcPr>
          <w:p w14:paraId="75B9A47B" w14:textId="0C102159" w:rsidR="00392E7F" w:rsidRPr="00D76A29" w:rsidRDefault="00EA4365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ins w:id="357" w:author="Fong RERHANG" w:date="2021-06-13T15:29:00Z">
              <w:r>
                <w:rPr>
                  <w:color w:val="000000"/>
                  <w:sz w:val="20"/>
                  <w:szCs w:val="20"/>
                </w:rPr>
                <w:t>Rooj</w:t>
              </w:r>
              <w:proofErr w:type="spellEnd"/>
              <w:r>
                <w:rPr>
                  <w:color w:val="000000"/>
                  <w:sz w:val="20"/>
                  <w:szCs w:val="20"/>
                </w:rPr>
                <w:t xml:space="preserve"> Sib </w:t>
              </w:r>
              <w:proofErr w:type="spellStart"/>
              <w:r>
                <w:rPr>
                  <w:color w:val="000000"/>
                  <w:sz w:val="20"/>
                  <w:szCs w:val="20"/>
                </w:rPr>
                <w:t>Tham</w:t>
              </w:r>
              <w:proofErr w:type="spellEnd"/>
              <w:r>
                <w:rPr>
                  <w:color w:val="000000"/>
                  <w:sz w:val="20"/>
                  <w:szCs w:val="20"/>
                </w:rPr>
                <w:t xml:space="preserve"> </w:t>
              </w:r>
            </w:ins>
            <w:proofErr w:type="spellStart"/>
            <w:r w:rsidR="0008760C">
              <w:rPr>
                <w:color w:val="000000"/>
                <w:sz w:val="20"/>
                <w:szCs w:val="20"/>
              </w:rPr>
              <w:t>Zej</w:t>
            </w:r>
            <w:proofErr w:type="spellEnd"/>
            <w:r w:rsidR="0008760C">
              <w:rPr>
                <w:color w:val="000000"/>
                <w:sz w:val="20"/>
                <w:szCs w:val="20"/>
              </w:rPr>
              <w:t xml:space="preserve"> Zog </w:t>
            </w:r>
            <w:del w:id="358" w:author="Fong RERHANG" w:date="2021-06-13T15:29:00Z">
              <w:r w:rsidR="0008760C" w:rsidDel="00EA4365">
                <w:rPr>
                  <w:color w:val="000000"/>
                  <w:sz w:val="20"/>
                  <w:szCs w:val="20"/>
                </w:rPr>
                <w:delText>Lub Rooj Sib Tham</w:delText>
              </w:r>
            </w:del>
          </w:p>
        </w:tc>
        <w:tc>
          <w:tcPr>
            <w:tcW w:w="1530" w:type="dxa"/>
          </w:tcPr>
          <w:p w14:paraId="6DE7EE94" w14:textId="25FB97DF" w:rsidR="00392E7F" w:rsidRPr="00D76A29" w:rsidRDefault="00EA4365" w:rsidP="00E21970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ins w:id="359" w:author="Fong RERHANG" w:date="2021-06-13T15:29:00Z">
              <w:r>
                <w:rPr>
                  <w:color w:val="000000"/>
                  <w:sz w:val="20"/>
                  <w:szCs w:val="20"/>
                </w:rPr>
                <w:t>Rooj</w:t>
              </w:r>
              <w:proofErr w:type="spellEnd"/>
              <w:r>
                <w:rPr>
                  <w:color w:val="000000"/>
                  <w:sz w:val="20"/>
                  <w:szCs w:val="20"/>
                </w:rPr>
                <w:t xml:space="preserve"> Sib </w:t>
              </w:r>
              <w:proofErr w:type="spellStart"/>
              <w:r>
                <w:rPr>
                  <w:color w:val="000000"/>
                  <w:sz w:val="20"/>
                  <w:szCs w:val="20"/>
                </w:rPr>
                <w:t>Tham</w:t>
              </w:r>
              <w:proofErr w:type="spellEnd"/>
              <w:r>
                <w:rPr>
                  <w:color w:val="000000"/>
                  <w:sz w:val="20"/>
                  <w:szCs w:val="20"/>
                </w:rPr>
                <w:t xml:space="preserve"> </w:t>
              </w:r>
            </w:ins>
            <w:proofErr w:type="spellStart"/>
            <w:r w:rsidR="0008760C">
              <w:rPr>
                <w:color w:val="000000"/>
                <w:sz w:val="20"/>
                <w:szCs w:val="20"/>
              </w:rPr>
              <w:t>Zej</w:t>
            </w:r>
            <w:proofErr w:type="spellEnd"/>
            <w:r w:rsidR="0008760C">
              <w:rPr>
                <w:color w:val="000000"/>
                <w:sz w:val="20"/>
                <w:szCs w:val="20"/>
              </w:rPr>
              <w:t xml:space="preserve"> Zog</w:t>
            </w:r>
            <w:del w:id="360" w:author="Fong RERHANG" w:date="2021-06-13T15:29:00Z">
              <w:r w:rsidR="0008760C" w:rsidDel="00EA4365">
                <w:rPr>
                  <w:color w:val="000000"/>
                  <w:sz w:val="20"/>
                  <w:szCs w:val="20"/>
                </w:rPr>
                <w:delText xml:space="preserve"> Lub</w:delText>
              </w:r>
            </w:del>
            <w:r w:rsidR="0008760C">
              <w:rPr>
                <w:color w:val="000000"/>
                <w:sz w:val="20"/>
                <w:szCs w:val="20"/>
              </w:rPr>
              <w:t xml:space="preserve"> </w:t>
            </w:r>
            <w:del w:id="361" w:author="Fong RERHANG" w:date="2021-06-13T15:29:00Z">
              <w:r w:rsidR="0008760C" w:rsidDel="00EA4365">
                <w:rPr>
                  <w:color w:val="000000"/>
                  <w:sz w:val="20"/>
                  <w:szCs w:val="20"/>
                </w:rPr>
                <w:delText>Rooj Sib Tham</w:delText>
              </w:r>
            </w:del>
          </w:p>
        </w:tc>
      </w:tr>
      <w:tr w:rsidR="00392E7F" w:rsidRPr="007D09D0" w14:paraId="1362C033" w14:textId="77777777" w:rsidTr="00E21970">
        <w:trPr>
          <w:trHeight w:val="541"/>
        </w:trPr>
        <w:tc>
          <w:tcPr>
            <w:tcW w:w="1008" w:type="dxa"/>
            <w:shd w:val="clear" w:color="auto" w:fill="auto"/>
          </w:tcPr>
          <w:p w14:paraId="44F34FCF" w14:textId="77777777" w:rsidR="00392E7F" w:rsidRPr="007D09D0" w:rsidRDefault="00392E7F" w:rsidP="00E21970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 xml:space="preserve">9-9: 30 </w:t>
            </w:r>
          </w:p>
        </w:tc>
        <w:tc>
          <w:tcPr>
            <w:tcW w:w="1530" w:type="dxa"/>
            <w:shd w:val="clear" w:color="auto" w:fill="auto"/>
          </w:tcPr>
          <w:p w14:paraId="33CD4BC9" w14:textId="1A906F61" w:rsidR="00392E7F" w:rsidRPr="00D76A29" w:rsidRDefault="00392E7F" w:rsidP="00B05DAF">
            <w:pPr>
              <w:jc w:val="center"/>
              <w:rPr>
                <w:color w:val="000000"/>
                <w:sz w:val="20"/>
                <w:szCs w:val="20"/>
              </w:rPr>
            </w:pPr>
            <w:r w:rsidRPr="00D76A29">
              <w:rPr>
                <w:color w:val="000000"/>
                <w:sz w:val="20"/>
                <w:szCs w:val="20"/>
              </w:rPr>
              <w:t xml:space="preserve"> </w:t>
            </w:r>
            <w:del w:id="362" w:author="Fong RERHANG" w:date="2021-06-13T15:31:00Z">
              <w:r w:rsidRPr="00D76A29" w:rsidDel="00EA4365">
                <w:rPr>
                  <w:color w:val="000000"/>
                  <w:sz w:val="20"/>
                  <w:szCs w:val="20"/>
                </w:rPr>
                <w:delText>ADL</w:delText>
              </w:r>
              <w:r w:rsidR="00B05DAF" w:rsidDel="00EA4365">
                <w:rPr>
                  <w:color w:val="000000"/>
                  <w:sz w:val="20"/>
                  <w:szCs w:val="20"/>
                </w:rPr>
                <w:delText xml:space="preserve"> </w:delText>
              </w:r>
            </w:del>
            <w:proofErr w:type="spellStart"/>
            <w:r w:rsidR="00B05DAF">
              <w:rPr>
                <w:color w:val="000000"/>
                <w:sz w:val="20"/>
                <w:szCs w:val="20"/>
              </w:rPr>
              <w:t>Lub</w:t>
            </w:r>
            <w:proofErr w:type="spellEnd"/>
            <w:r w:rsidR="00B05DAF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="00B05DAF">
              <w:rPr>
                <w:color w:val="000000"/>
                <w:sz w:val="20"/>
                <w:szCs w:val="20"/>
              </w:rPr>
              <w:t>Neej</w:t>
            </w:r>
            <w:proofErr w:type="spellEnd"/>
            <w:r w:rsidR="00B05DAF">
              <w:rPr>
                <w:color w:val="000000"/>
                <w:sz w:val="20"/>
                <w:szCs w:val="20"/>
              </w:rPr>
              <w:t xml:space="preserve"> </w:t>
            </w:r>
            <w:ins w:id="363" w:author="Fong RERHANG" w:date="2021-06-13T15:31:00Z">
              <w:r w:rsidR="00EA4365" w:rsidRPr="00D76A29">
                <w:rPr>
                  <w:color w:val="000000"/>
                  <w:sz w:val="20"/>
                  <w:szCs w:val="20"/>
                </w:rPr>
                <w:t xml:space="preserve"> ADL</w:t>
              </w:r>
              <w:proofErr w:type="gramEnd"/>
              <w:r w:rsidR="00EA4365">
                <w:rPr>
                  <w:color w:val="000000"/>
                  <w:sz w:val="20"/>
                  <w:szCs w:val="20"/>
                </w:rPr>
                <w:t xml:space="preserve"> </w:t>
              </w:r>
            </w:ins>
            <w:proofErr w:type="spellStart"/>
            <w:r w:rsidR="00B05DAF">
              <w:rPr>
                <w:color w:val="000000"/>
                <w:sz w:val="20"/>
                <w:szCs w:val="20"/>
              </w:rPr>
              <w:t>Txav</w:t>
            </w:r>
            <w:proofErr w:type="spellEnd"/>
            <w:r w:rsidR="00B05DAF">
              <w:rPr>
                <w:color w:val="000000"/>
                <w:sz w:val="20"/>
                <w:szCs w:val="20"/>
              </w:rPr>
              <w:t xml:space="preserve"> Mus</w:t>
            </w:r>
            <w:ins w:id="364" w:author="Fong RERHANG" w:date="2021-06-13T15:31:00Z">
              <w:r w:rsidR="00EA4365">
                <w:rPr>
                  <w:color w:val="000000"/>
                  <w:sz w:val="20"/>
                  <w:szCs w:val="20"/>
                </w:rPr>
                <w:t xml:space="preserve"> (</w:t>
              </w:r>
            </w:ins>
            <w:ins w:id="365" w:author="Fong RERHANG" w:date="2021-06-13T15:32:00Z">
              <w:r w:rsidR="00EA4365">
                <w:rPr>
                  <w:color w:val="000000"/>
                  <w:sz w:val="20"/>
                  <w:szCs w:val="20"/>
                </w:rPr>
                <w:t>ADL’s Life move)</w:t>
              </w:r>
            </w:ins>
            <w:del w:id="366" w:author="Fong RERHANG" w:date="2021-06-13T15:32:00Z">
              <w:r w:rsidR="00B05DAF" w:rsidDel="00EA4365">
                <w:rPr>
                  <w:color w:val="000000"/>
                  <w:sz w:val="20"/>
                  <w:szCs w:val="20"/>
                </w:rPr>
                <w:delText xml:space="preserve"> Los</w:delText>
              </w:r>
            </w:del>
            <w:r w:rsidRPr="00D76A29"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530" w:type="dxa"/>
            <w:shd w:val="clear" w:color="auto" w:fill="auto"/>
          </w:tcPr>
          <w:p w14:paraId="0CB87E22" w14:textId="549EF279" w:rsidR="00392E7F" w:rsidRPr="00D76A29" w:rsidRDefault="009378C3" w:rsidP="00E21970">
            <w:pPr>
              <w:jc w:val="center"/>
              <w:rPr>
                <w:color w:val="000000"/>
                <w:sz w:val="20"/>
                <w:szCs w:val="20"/>
              </w:rPr>
            </w:pPr>
            <w:del w:id="367" w:author="Fong RERHANG" w:date="2021-06-13T15:32:00Z">
              <w:r w:rsidRPr="00D76A29" w:rsidDel="00EA4365">
                <w:rPr>
                  <w:color w:val="000000"/>
                  <w:sz w:val="20"/>
                  <w:szCs w:val="20"/>
                </w:rPr>
                <w:delText>ADL</w:delText>
              </w:r>
              <w:r w:rsidDel="00EA4365">
                <w:rPr>
                  <w:color w:val="000000"/>
                  <w:sz w:val="20"/>
                  <w:szCs w:val="20"/>
                </w:rPr>
                <w:delText xml:space="preserve"> </w:delText>
              </w:r>
            </w:del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ins w:id="368" w:author="Fong RERHANG" w:date="2021-06-13T15:32:00Z">
              <w:r w:rsidR="00EA4365" w:rsidRPr="00D76A29">
                <w:rPr>
                  <w:color w:val="000000"/>
                  <w:sz w:val="20"/>
                  <w:szCs w:val="20"/>
                </w:rPr>
                <w:t xml:space="preserve"> ADL</w:t>
              </w:r>
              <w:proofErr w:type="gramEnd"/>
              <w:r w:rsidR="00EA4365">
                <w:rPr>
                  <w:color w:val="000000"/>
                  <w:sz w:val="20"/>
                  <w:szCs w:val="20"/>
                </w:rPr>
                <w:t xml:space="preserve"> </w:t>
              </w:r>
            </w:ins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</w:t>
            </w:r>
            <w:del w:id="369" w:author="Fong RERHANG" w:date="2021-06-13T15:32:00Z">
              <w:r w:rsidDel="00EA4365">
                <w:rPr>
                  <w:color w:val="000000"/>
                  <w:sz w:val="20"/>
                  <w:szCs w:val="20"/>
                </w:rPr>
                <w:delText xml:space="preserve"> </w:delText>
              </w:r>
            </w:del>
            <w:ins w:id="370" w:author="Fong RERHANG" w:date="2021-06-13T15:32:00Z">
              <w:r w:rsidR="00EA4365">
                <w:rPr>
                  <w:color w:val="000000"/>
                  <w:sz w:val="20"/>
                  <w:szCs w:val="20"/>
                </w:rPr>
                <w:t xml:space="preserve">(ADL’s Life move) </w:t>
              </w:r>
            </w:ins>
            <w:del w:id="371" w:author="Fong RERHANG" w:date="2021-06-13T15:33:00Z">
              <w:r w:rsidDel="00EA4365">
                <w:rPr>
                  <w:color w:val="000000"/>
                  <w:sz w:val="20"/>
                  <w:szCs w:val="20"/>
                </w:rPr>
                <w:delText>Los</w:delText>
              </w:r>
            </w:del>
          </w:p>
        </w:tc>
        <w:tc>
          <w:tcPr>
            <w:tcW w:w="1530" w:type="dxa"/>
            <w:shd w:val="clear" w:color="auto" w:fill="auto"/>
          </w:tcPr>
          <w:p w14:paraId="4672DD09" w14:textId="7866FA91" w:rsidR="00392E7F" w:rsidRPr="00D76A29" w:rsidRDefault="009378C3" w:rsidP="00E21970">
            <w:pPr>
              <w:jc w:val="center"/>
              <w:rPr>
                <w:color w:val="000000"/>
                <w:sz w:val="20"/>
                <w:szCs w:val="20"/>
              </w:rPr>
            </w:pPr>
            <w:del w:id="372" w:author="Fong RERHANG" w:date="2021-06-13T15:33:00Z">
              <w:r w:rsidRPr="00D76A29" w:rsidDel="00EA4365">
                <w:rPr>
                  <w:color w:val="000000"/>
                  <w:sz w:val="20"/>
                  <w:szCs w:val="20"/>
                </w:rPr>
                <w:delText>ADL</w:delText>
              </w:r>
              <w:r w:rsidDel="00EA4365">
                <w:rPr>
                  <w:color w:val="000000"/>
                  <w:sz w:val="20"/>
                  <w:szCs w:val="20"/>
                </w:rPr>
                <w:delText xml:space="preserve"> </w:delText>
              </w:r>
            </w:del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ins w:id="373" w:author="Fong RERHANG" w:date="2021-06-13T15:33:00Z">
              <w:r w:rsidR="00EA4365" w:rsidRPr="00D76A29">
                <w:rPr>
                  <w:color w:val="000000"/>
                  <w:sz w:val="20"/>
                  <w:szCs w:val="20"/>
                </w:rPr>
                <w:t xml:space="preserve"> ADL</w:t>
              </w:r>
              <w:proofErr w:type="gramEnd"/>
              <w:r w:rsidR="00EA4365">
                <w:rPr>
                  <w:color w:val="000000"/>
                  <w:sz w:val="20"/>
                  <w:szCs w:val="20"/>
                </w:rPr>
                <w:t xml:space="preserve"> </w:t>
              </w:r>
            </w:ins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 </w:t>
            </w:r>
            <w:ins w:id="374" w:author="Fong RERHANG" w:date="2021-06-13T15:33:00Z">
              <w:r w:rsidR="00EA4365">
                <w:rPr>
                  <w:color w:val="000000"/>
                  <w:sz w:val="20"/>
                  <w:szCs w:val="20"/>
                </w:rPr>
                <w:t>(ADL’s Life move)</w:t>
              </w:r>
            </w:ins>
            <w:del w:id="375" w:author="Fong RERHANG" w:date="2021-06-13T15:33:00Z">
              <w:r w:rsidDel="00EA4365">
                <w:rPr>
                  <w:color w:val="000000"/>
                  <w:sz w:val="20"/>
                  <w:szCs w:val="20"/>
                </w:rPr>
                <w:delText>Los</w:delText>
              </w:r>
            </w:del>
          </w:p>
        </w:tc>
        <w:tc>
          <w:tcPr>
            <w:tcW w:w="1530" w:type="dxa"/>
            <w:shd w:val="clear" w:color="auto" w:fill="auto"/>
          </w:tcPr>
          <w:p w14:paraId="0B634D01" w14:textId="701F276D" w:rsidR="00392E7F" w:rsidRPr="00D76A29" w:rsidRDefault="009378C3" w:rsidP="00E21970">
            <w:pPr>
              <w:jc w:val="center"/>
              <w:rPr>
                <w:color w:val="000000"/>
                <w:sz w:val="20"/>
                <w:szCs w:val="20"/>
              </w:rPr>
            </w:pPr>
            <w:del w:id="376" w:author="Fong RERHANG" w:date="2021-06-13T15:33:00Z">
              <w:r w:rsidRPr="00D76A29" w:rsidDel="00EA4365">
                <w:rPr>
                  <w:color w:val="000000"/>
                  <w:sz w:val="20"/>
                  <w:szCs w:val="20"/>
                </w:rPr>
                <w:delText>ADL</w:delText>
              </w:r>
              <w:r w:rsidDel="00EA4365">
                <w:rPr>
                  <w:color w:val="000000"/>
                  <w:sz w:val="20"/>
                  <w:szCs w:val="20"/>
                </w:rPr>
                <w:delText xml:space="preserve"> </w:delText>
              </w:r>
            </w:del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ins w:id="377" w:author="Fong RERHANG" w:date="2021-06-13T15:33:00Z">
              <w:r w:rsidR="00EA4365" w:rsidRPr="00D76A29">
                <w:rPr>
                  <w:color w:val="000000"/>
                  <w:sz w:val="20"/>
                  <w:szCs w:val="20"/>
                </w:rPr>
                <w:t xml:space="preserve"> ADL</w:t>
              </w:r>
              <w:proofErr w:type="gramEnd"/>
              <w:r w:rsidR="00EA4365">
                <w:rPr>
                  <w:color w:val="000000"/>
                  <w:sz w:val="20"/>
                  <w:szCs w:val="20"/>
                </w:rPr>
                <w:t xml:space="preserve"> </w:t>
              </w:r>
            </w:ins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</w:t>
            </w:r>
            <w:ins w:id="378" w:author="Fong RERHANG" w:date="2021-06-13T15:33:00Z">
              <w:r w:rsidR="00EA4365">
                <w:rPr>
                  <w:color w:val="000000"/>
                  <w:sz w:val="20"/>
                  <w:szCs w:val="20"/>
                </w:rPr>
                <w:t xml:space="preserve"> (ADL’s Life move</w:t>
              </w:r>
              <w:r w:rsidR="00E21970">
                <w:rPr>
                  <w:color w:val="000000"/>
                  <w:sz w:val="20"/>
                  <w:szCs w:val="20"/>
                </w:rPr>
                <w:t>)</w:t>
              </w:r>
            </w:ins>
            <w:del w:id="379" w:author="Fong RERHANG" w:date="2021-06-13T15:33:00Z">
              <w:r w:rsidDel="00E21970">
                <w:rPr>
                  <w:color w:val="000000"/>
                  <w:sz w:val="20"/>
                  <w:szCs w:val="20"/>
                </w:rPr>
                <w:delText xml:space="preserve"> Los</w:delText>
              </w:r>
            </w:del>
          </w:p>
        </w:tc>
        <w:tc>
          <w:tcPr>
            <w:tcW w:w="1620" w:type="dxa"/>
            <w:shd w:val="clear" w:color="auto" w:fill="auto"/>
          </w:tcPr>
          <w:p w14:paraId="08B66C9D" w14:textId="6855EE22" w:rsidR="00392E7F" w:rsidRPr="00D76A29" w:rsidRDefault="009378C3" w:rsidP="00E21970">
            <w:pPr>
              <w:jc w:val="center"/>
              <w:rPr>
                <w:color w:val="000000"/>
                <w:sz w:val="20"/>
                <w:szCs w:val="20"/>
              </w:rPr>
            </w:pPr>
            <w:del w:id="380" w:author="Fong RERHANG" w:date="2021-06-13T15:33:00Z">
              <w:r w:rsidRPr="00D76A29" w:rsidDel="00E21970">
                <w:rPr>
                  <w:color w:val="000000"/>
                  <w:sz w:val="20"/>
                  <w:szCs w:val="20"/>
                </w:rPr>
                <w:delText>ADL</w:delText>
              </w:r>
              <w:r w:rsidDel="00E21970">
                <w:rPr>
                  <w:color w:val="000000"/>
                  <w:sz w:val="20"/>
                  <w:szCs w:val="20"/>
                </w:rPr>
                <w:delText xml:space="preserve"> </w:delText>
              </w:r>
            </w:del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ins w:id="381" w:author="Fong RERHANG" w:date="2021-06-13T15:33:00Z">
              <w:r w:rsidR="00E21970" w:rsidRPr="00D76A29">
                <w:rPr>
                  <w:color w:val="000000"/>
                  <w:sz w:val="20"/>
                  <w:szCs w:val="20"/>
                </w:rPr>
                <w:t xml:space="preserve"> ADL</w:t>
              </w:r>
              <w:proofErr w:type="gramEnd"/>
              <w:r w:rsidR="00E21970">
                <w:rPr>
                  <w:color w:val="000000"/>
                  <w:sz w:val="20"/>
                  <w:szCs w:val="20"/>
                </w:rPr>
                <w:t xml:space="preserve"> </w:t>
              </w:r>
            </w:ins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 </w:t>
            </w:r>
            <w:ins w:id="382" w:author="Fong RERHANG" w:date="2021-06-13T15:33:00Z">
              <w:r w:rsidR="00E21970">
                <w:rPr>
                  <w:color w:val="000000"/>
                  <w:sz w:val="20"/>
                  <w:szCs w:val="20"/>
                </w:rPr>
                <w:t>(ADL’s Life move)</w:t>
              </w:r>
            </w:ins>
            <w:del w:id="383" w:author="Fong RERHANG" w:date="2021-06-13T15:34:00Z">
              <w:r w:rsidDel="00E21970">
                <w:rPr>
                  <w:color w:val="000000"/>
                  <w:sz w:val="20"/>
                  <w:szCs w:val="20"/>
                </w:rPr>
                <w:delText>Los</w:delText>
              </w:r>
            </w:del>
          </w:p>
        </w:tc>
        <w:tc>
          <w:tcPr>
            <w:tcW w:w="1530" w:type="dxa"/>
          </w:tcPr>
          <w:p w14:paraId="6EA8EA9B" w14:textId="141C4162" w:rsidR="00392E7F" w:rsidRPr="00D76A29" w:rsidRDefault="009378C3" w:rsidP="00E21970">
            <w:pPr>
              <w:jc w:val="center"/>
              <w:rPr>
                <w:color w:val="000000"/>
                <w:sz w:val="20"/>
                <w:szCs w:val="20"/>
              </w:rPr>
            </w:pPr>
            <w:del w:id="384" w:author="Fong RERHANG" w:date="2021-06-13T15:33:00Z">
              <w:r w:rsidRPr="00D76A29" w:rsidDel="00E21970">
                <w:rPr>
                  <w:color w:val="000000"/>
                  <w:sz w:val="20"/>
                  <w:szCs w:val="20"/>
                </w:rPr>
                <w:delText>ADL</w:delText>
              </w:r>
              <w:r w:rsidDel="00E21970">
                <w:rPr>
                  <w:color w:val="000000"/>
                  <w:sz w:val="20"/>
                  <w:szCs w:val="20"/>
                </w:rPr>
                <w:delText xml:space="preserve"> </w:delText>
              </w:r>
            </w:del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ins w:id="385" w:author="Fong RERHANG" w:date="2021-06-13T15:33:00Z">
              <w:r w:rsidR="00E21970" w:rsidRPr="00D76A29">
                <w:rPr>
                  <w:color w:val="000000"/>
                  <w:sz w:val="20"/>
                  <w:szCs w:val="20"/>
                </w:rPr>
                <w:t xml:space="preserve"> ADL</w:t>
              </w:r>
              <w:proofErr w:type="gramEnd"/>
              <w:r w:rsidR="00E21970">
                <w:rPr>
                  <w:color w:val="000000"/>
                  <w:sz w:val="20"/>
                  <w:szCs w:val="20"/>
                </w:rPr>
                <w:t xml:space="preserve"> </w:t>
              </w:r>
            </w:ins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 </w:t>
            </w:r>
            <w:ins w:id="386" w:author="Fong RERHANG" w:date="2021-06-13T15:33:00Z">
              <w:r w:rsidR="00E21970">
                <w:rPr>
                  <w:color w:val="000000"/>
                  <w:sz w:val="20"/>
                  <w:szCs w:val="20"/>
                </w:rPr>
                <w:t>(ADL’s Life move)</w:t>
              </w:r>
            </w:ins>
            <w:del w:id="387" w:author="Fong RERHANG" w:date="2021-06-13T15:33:00Z">
              <w:r w:rsidDel="00E21970">
                <w:rPr>
                  <w:color w:val="000000"/>
                  <w:sz w:val="20"/>
                  <w:szCs w:val="20"/>
                </w:rPr>
                <w:delText>Los</w:delText>
              </w:r>
            </w:del>
          </w:p>
        </w:tc>
        <w:tc>
          <w:tcPr>
            <w:tcW w:w="1530" w:type="dxa"/>
          </w:tcPr>
          <w:p w14:paraId="05867C7F" w14:textId="36D018D8" w:rsidR="00392E7F" w:rsidRPr="00D76A29" w:rsidRDefault="009378C3" w:rsidP="00E21970">
            <w:pPr>
              <w:jc w:val="center"/>
              <w:rPr>
                <w:color w:val="000000"/>
                <w:sz w:val="20"/>
                <w:szCs w:val="20"/>
              </w:rPr>
            </w:pPr>
            <w:del w:id="388" w:author="Fong RERHANG" w:date="2021-06-13T15:34:00Z">
              <w:r w:rsidRPr="00D76A29" w:rsidDel="00E21970">
                <w:rPr>
                  <w:color w:val="000000"/>
                  <w:sz w:val="20"/>
                  <w:szCs w:val="20"/>
                </w:rPr>
                <w:delText>ADL</w:delText>
              </w:r>
              <w:r w:rsidDel="00E21970">
                <w:rPr>
                  <w:color w:val="000000"/>
                  <w:sz w:val="20"/>
                  <w:szCs w:val="20"/>
                </w:rPr>
                <w:delText xml:space="preserve"> </w:delText>
              </w:r>
            </w:del>
            <w:proofErr w:type="spellStart"/>
            <w:r>
              <w:rPr>
                <w:color w:val="000000"/>
                <w:sz w:val="20"/>
                <w:szCs w:val="20"/>
              </w:rPr>
              <w:t>Lub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 w:val="20"/>
                <w:szCs w:val="20"/>
              </w:rPr>
              <w:t>Neej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ins w:id="389" w:author="Fong RERHANG" w:date="2021-06-13T15:34:00Z">
              <w:r w:rsidR="00E21970" w:rsidRPr="00D76A29">
                <w:rPr>
                  <w:color w:val="000000"/>
                  <w:sz w:val="20"/>
                  <w:szCs w:val="20"/>
                </w:rPr>
                <w:t xml:space="preserve"> ADL</w:t>
              </w:r>
              <w:proofErr w:type="gramEnd"/>
              <w:r w:rsidR="00E21970">
                <w:rPr>
                  <w:color w:val="000000"/>
                  <w:sz w:val="20"/>
                  <w:szCs w:val="20"/>
                </w:rPr>
                <w:t xml:space="preserve"> </w:t>
              </w:r>
            </w:ins>
            <w:proofErr w:type="spellStart"/>
            <w:r>
              <w:rPr>
                <w:color w:val="000000"/>
                <w:sz w:val="20"/>
                <w:szCs w:val="20"/>
              </w:rPr>
              <w:t>Txav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Mus</w:t>
            </w:r>
            <w:ins w:id="390" w:author="Fong RERHANG" w:date="2021-06-13T15:34:00Z">
              <w:r w:rsidR="00E21970">
                <w:rPr>
                  <w:color w:val="000000"/>
                  <w:sz w:val="20"/>
                  <w:szCs w:val="20"/>
                </w:rPr>
                <w:t xml:space="preserve"> (ADL’s Life move)</w:t>
              </w:r>
            </w:ins>
            <w:del w:id="391" w:author="Fong RERHANG" w:date="2021-06-13T15:34:00Z">
              <w:r w:rsidDel="00E21970">
                <w:rPr>
                  <w:color w:val="000000"/>
                  <w:sz w:val="20"/>
                  <w:szCs w:val="20"/>
                </w:rPr>
                <w:delText xml:space="preserve"> Los</w:delText>
              </w:r>
            </w:del>
          </w:p>
        </w:tc>
      </w:tr>
      <w:tr w:rsidR="00376159" w:rsidRPr="007D09D0" w14:paraId="2C5DF146" w14:textId="77777777" w:rsidTr="00D76A29">
        <w:trPr>
          <w:trHeight w:val="208"/>
        </w:trPr>
        <w:tc>
          <w:tcPr>
            <w:tcW w:w="1008" w:type="dxa"/>
            <w:shd w:val="clear" w:color="auto" w:fill="auto"/>
          </w:tcPr>
          <w:p w14:paraId="4E741082" w14:textId="77777777" w:rsidR="00376159" w:rsidRPr="007E2509" w:rsidRDefault="00376159" w:rsidP="00376159">
            <w:pPr>
              <w:rPr>
                <w:rFonts w:ascii="Times New Roman" w:hAnsi="Times New Roman"/>
                <w:b/>
                <w:sz w:val="13"/>
                <w:szCs w:val="13"/>
              </w:rPr>
            </w:pPr>
            <w:r w:rsidRPr="007E2509">
              <w:rPr>
                <w:rFonts w:ascii="Times New Roman" w:hAnsi="Times New Roman"/>
                <w:b/>
                <w:sz w:val="13"/>
                <w:szCs w:val="13"/>
              </w:rPr>
              <w:t>9: 30-1010: 15</w:t>
            </w:r>
          </w:p>
        </w:tc>
        <w:tc>
          <w:tcPr>
            <w:tcW w:w="1530" w:type="dxa"/>
            <w:shd w:val="clear" w:color="auto" w:fill="auto"/>
          </w:tcPr>
          <w:p w14:paraId="55AA3CF7" w14:textId="46772F82" w:rsidR="00376159" w:rsidRPr="008E7C3F" w:rsidRDefault="00376159" w:rsidP="00376159">
            <w:pPr>
              <w:rPr>
                <w:color w:val="000000"/>
                <w:sz w:val="16"/>
                <w:szCs w:val="16"/>
              </w:rPr>
            </w:pPr>
            <w:proofErr w:type="spellStart"/>
            <w:r w:rsidRPr="008E7C3F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8E7C3F">
              <w:rPr>
                <w:color w:val="000000"/>
                <w:sz w:val="16"/>
                <w:szCs w:val="16"/>
              </w:rPr>
              <w:t xml:space="preserve"> Kev </w:t>
            </w:r>
            <w:r>
              <w:rPr>
                <w:color w:val="000000"/>
                <w:sz w:val="16"/>
                <w:szCs w:val="16"/>
              </w:rPr>
              <w:t xml:space="preserve">Kos </w:t>
            </w:r>
            <w:proofErr w:type="spellStart"/>
            <w:r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7EF1C597" w14:textId="1673089B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BB6264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BB6264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BB6264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1C362758" w14:textId="561DE0CC" w:rsidR="00376159" w:rsidRPr="00D76A29" w:rsidRDefault="00376159" w:rsidP="0037615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BB6264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BB6264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BB6264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4902D9D" w14:textId="5345DEAE" w:rsidR="00376159" w:rsidRPr="00D76A29" w:rsidRDefault="00376159" w:rsidP="0037615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BB6264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BB6264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BB6264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A32C74A" w14:textId="3A7C9A9E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BB6264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BB6264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BB6264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</w:tcPr>
          <w:p w14:paraId="591420E5" w14:textId="59447E55" w:rsidR="00376159" w:rsidRPr="00D76A29" w:rsidRDefault="00376159" w:rsidP="0037615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BB6264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BB6264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BB6264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</w:tcPr>
          <w:p w14:paraId="743EE82D" w14:textId="33AF620A" w:rsidR="00376159" w:rsidRPr="00D76A29" w:rsidRDefault="00376159" w:rsidP="00376159">
            <w:pPr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BB6264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BB6264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BB6264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</w:tr>
      <w:tr w:rsidR="00392E7F" w:rsidRPr="007D09D0" w14:paraId="70F5F4A8" w14:textId="77777777" w:rsidTr="00E21970">
        <w:trPr>
          <w:trHeight w:val="257"/>
        </w:trPr>
        <w:tc>
          <w:tcPr>
            <w:tcW w:w="1008" w:type="dxa"/>
            <w:shd w:val="clear" w:color="auto" w:fill="auto"/>
          </w:tcPr>
          <w:p w14:paraId="2AFDC5B3" w14:textId="77777777" w:rsidR="00392E7F" w:rsidRPr="00DA372C" w:rsidRDefault="00392E7F" w:rsidP="00E21970">
            <w:pPr>
              <w:jc w:val="center"/>
              <w:rPr>
                <w:rFonts w:ascii="Times New Roman" w:hAnsi="Times New Roman"/>
                <w:b/>
                <w:sz w:val="13"/>
                <w:szCs w:val="13"/>
              </w:rPr>
            </w:pPr>
            <w:r w:rsidRPr="00DA372C">
              <w:rPr>
                <w:rFonts w:ascii="Times New Roman" w:hAnsi="Times New Roman"/>
                <w:b/>
                <w:sz w:val="13"/>
                <w:szCs w:val="13"/>
              </w:rPr>
              <w:t xml:space="preserve"> 10: 15-10: 30</w:t>
            </w:r>
          </w:p>
        </w:tc>
        <w:tc>
          <w:tcPr>
            <w:tcW w:w="10800" w:type="dxa"/>
            <w:gridSpan w:val="7"/>
            <w:shd w:val="clear" w:color="auto" w:fill="auto"/>
          </w:tcPr>
          <w:p w14:paraId="64963180" w14:textId="684159B4" w:rsidR="00392E7F" w:rsidRPr="00D76A29" w:rsidRDefault="00755E47" w:rsidP="00E21970">
            <w:pPr>
              <w:jc w:val="center"/>
              <w:rPr>
                <w:color w:val="0D0D0D"/>
                <w:sz w:val="20"/>
                <w:szCs w:val="20"/>
              </w:rPr>
            </w:pPr>
            <w:proofErr w:type="spellStart"/>
            <w:r>
              <w:rPr>
                <w:color w:val="0D0D0D"/>
                <w:sz w:val="20"/>
                <w:szCs w:val="20"/>
              </w:rPr>
              <w:t>Khoom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color w:val="0D0D0D"/>
                <w:sz w:val="20"/>
                <w:szCs w:val="20"/>
              </w:rPr>
              <w:t>Txo</w:t>
            </w:r>
            <w:r w:rsidR="00827587">
              <w:rPr>
                <w:color w:val="0D0D0D"/>
                <w:sz w:val="20"/>
                <w:szCs w:val="20"/>
              </w:rPr>
              <w:t>m</w:t>
            </w:r>
            <w:proofErr w:type="spellEnd"/>
            <w:r w:rsidR="00827587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="00827587">
              <w:rPr>
                <w:color w:val="0D0D0D"/>
                <w:sz w:val="20"/>
                <w:szCs w:val="20"/>
              </w:rPr>
              <w:t>ncauj</w:t>
            </w:r>
            <w:proofErr w:type="spellEnd"/>
            <w:del w:id="392" w:author="Fong RERHANG" w:date="2021-06-13T15:37:00Z">
              <w:r w:rsidR="00392E7F" w:rsidRPr="00D76A29" w:rsidDel="00E21970">
                <w:rPr>
                  <w:color w:val="0D0D0D"/>
                  <w:sz w:val="20"/>
                  <w:szCs w:val="20"/>
                </w:rPr>
                <w:delText xml:space="preserve"> </w:delText>
              </w:r>
            </w:del>
            <w:r w:rsidR="00392E7F" w:rsidRPr="00D76A29">
              <w:rPr>
                <w:color w:val="0D0D0D"/>
                <w:sz w:val="20"/>
                <w:szCs w:val="20"/>
              </w:rPr>
              <w:t>/</w:t>
            </w:r>
            <w:proofErr w:type="spellStart"/>
            <w:del w:id="393" w:author="Fong RERHANG" w:date="2021-06-13T15:37:00Z">
              <w:r w:rsidR="00392E7F" w:rsidRPr="00D76A29" w:rsidDel="00E21970">
                <w:rPr>
                  <w:color w:val="0D0D0D"/>
                  <w:sz w:val="20"/>
                  <w:szCs w:val="20"/>
                </w:rPr>
                <w:delText xml:space="preserve"> </w:delText>
              </w:r>
            </w:del>
            <w:r w:rsidR="00392E7F" w:rsidRPr="00D76A29">
              <w:rPr>
                <w:color w:val="0D0D0D"/>
                <w:sz w:val="20"/>
                <w:szCs w:val="20"/>
              </w:rPr>
              <w:t>Sij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="00392E7F" w:rsidRPr="00D76A29">
              <w:rPr>
                <w:color w:val="0D0D0D"/>
                <w:sz w:val="20"/>
                <w:szCs w:val="20"/>
              </w:rPr>
              <w:t>hawm</w:t>
            </w:r>
            <w:proofErr w:type="spellEnd"/>
            <w:r w:rsidR="00392E7F" w:rsidRPr="00D76A29">
              <w:rPr>
                <w:color w:val="0D0D0D"/>
                <w:sz w:val="20"/>
                <w:szCs w:val="20"/>
              </w:rPr>
              <w:t xml:space="preserve"> </w:t>
            </w:r>
            <w:r>
              <w:rPr>
                <w:color w:val="0D0D0D"/>
                <w:sz w:val="20"/>
                <w:szCs w:val="20"/>
              </w:rPr>
              <w:t>So</w:t>
            </w:r>
          </w:p>
        </w:tc>
      </w:tr>
      <w:tr w:rsidR="00392E7F" w:rsidRPr="007D09D0" w14:paraId="75808CB0" w14:textId="77777777" w:rsidTr="00D76A29">
        <w:trPr>
          <w:trHeight w:val="226"/>
        </w:trPr>
        <w:tc>
          <w:tcPr>
            <w:tcW w:w="1008" w:type="dxa"/>
            <w:shd w:val="clear" w:color="auto" w:fill="auto"/>
          </w:tcPr>
          <w:p w14:paraId="26B7C639" w14:textId="32287CFF" w:rsidR="00392E7F" w:rsidRPr="006910F4" w:rsidRDefault="00392E7F" w:rsidP="00E21970">
            <w:pPr>
              <w:jc w:val="center"/>
              <w:rPr>
                <w:rFonts w:ascii="Times New Roman" w:hAnsi="Times New Roman"/>
                <w:b/>
                <w:sz w:val="13"/>
                <w:szCs w:val="13"/>
              </w:rPr>
            </w:pPr>
            <w:r w:rsidRPr="006910F4">
              <w:rPr>
                <w:rFonts w:ascii="Times New Roman" w:hAnsi="Times New Roman"/>
                <w:b/>
                <w:sz w:val="13"/>
                <w:szCs w:val="13"/>
              </w:rPr>
              <w:t xml:space="preserve"> 10: 30-11: 30</w:t>
            </w:r>
          </w:p>
        </w:tc>
        <w:tc>
          <w:tcPr>
            <w:tcW w:w="1530" w:type="dxa"/>
            <w:shd w:val="clear" w:color="auto" w:fill="auto"/>
          </w:tcPr>
          <w:p w14:paraId="733C2F7A" w14:textId="2D8BA50F" w:rsidR="00392E7F" w:rsidRPr="00D76A29" w:rsidRDefault="00270D7E" w:rsidP="00E2197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  <w:shd w:val="clear" w:color="auto" w:fill="auto"/>
          </w:tcPr>
          <w:p w14:paraId="66F6530E" w14:textId="1EE5C26D" w:rsidR="00392E7F" w:rsidRPr="00D76A29" w:rsidRDefault="00270D7E" w:rsidP="00E2197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  <w:shd w:val="clear" w:color="auto" w:fill="auto"/>
          </w:tcPr>
          <w:p w14:paraId="12DD241E" w14:textId="66D5E773" w:rsidR="00392E7F" w:rsidRPr="00D76A29" w:rsidRDefault="00270D7E" w:rsidP="00E21970">
            <w:pPr>
              <w:jc w:val="center"/>
              <w:rPr>
                <w:color w:val="0D0D0D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  <w:shd w:val="clear" w:color="auto" w:fill="auto"/>
          </w:tcPr>
          <w:p w14:paraId="48BF592E" w14:textId="7056EBED" w:rsidR="00392E7F" w:rsidRPr="00D76A29" w:rsidRDefault="00270D7E" w:rsidP="00E21970">
            <w:pPr>
              <w:jc w:val="center"/>
              <w:rPr>
                <w:color w:val="80600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620" w:type="dxa"/>
            <w:shd w:val="clear" w:color="auto" w:fill="auto"/>
          </w:tcPr>
          <w:p w14:paraId="6FCD2215" w14:textId="64920CC5" w:rsidR="00392E7F" w:rsidRPr="00D76A29" w:rsidRDefault="00270D7E" w:rsidP="00E21970">
            <w:pPr>
              <w:jc w:val="center"/>
              <w:rPr>
                <w:color w:val="7030A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</w:tcPr>
          <w:p w14:paraId="2BA180CF" w14:textId="0272A753" w:rsidR="00392E7F" w:rsidRPr="00D76A29" w:rsidRDefault="00270D7E" w:rsidP="00E21970">
            <w:pPr>
              <w:jc w:val="center"/>
              <w:rPr>
                <w:color w:val="7030A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  <w:tc>
          <w:tcPr>
            <w:tcW w:w="1530" w:type="dxa"/>
          </w:tcPr>
          <w:p w14:paraId="6DD73E5E" w14:textId="5B32CC5B" w:rsidR="00392E7F" w:rsidRPr="00D76A29" w:rsidRDefault="00270D7E" w:rsidP="00E21970">
            <w:pPr>
              <w:jc w:val="center"/>
              <w:rPr>
                <w:color w:val="806000"/>
                <w:sz w:val="20"/>
                <w:szCs w:val="20"/>
              </w:rPr>
            </w:pPr>
            <w:r>
              <w:rPr>
                <w:sz w:val="20"/>
                <w:szCs w:val="20"/>
              </w:rPr>
              <w:t>WRAP</w:t>
            </w:r>
          </w:p>
        </w:tc>
      </w:tr>
      <w:tr w:rsidR="00392E7F" w:rsidRPr="007D09D0" w14:paraId="557AA9D8" w14:textId="77777777" w:rsidTr="00E21970">
        <w:trPr>
          <w:trHeight w:val="244"/>
        </w:trPr>
        <w:tc>
          <w:tcPr>
            <w:tcW w:w="1008" w:type="dxa"/>
            <w:shd w:val="clear" w:color="auto" w:fill="auto"/>
          </w:tcPr>
          <w:p w14:paraId="5FA2358B" w14:textId="77777777" w:rsidR="00392E7F" w:rsidRPr="007D09D0" w:rsidRDefault="00392E7F" w:rsidP="00E21970">
            <w:pPr>
              <w:contextualSpacing/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11: 30-12</w:t>
            </w:r>
          </w:p>
        </w:tc>
        <w:tc>
          <w:tcPr>
            <w:tcW w:w="1530" w:type="dxa"/>
            <w:shd w:val="clear" w:color="auto" w:fill="auto"/>
          </w:tcPr>
          <w:p w14:paraId="6CED0E34" w14:textId="5EBB9AFC" w:rsidR="00392E7F" w:rsidRPr="00984B7F" w:rsidRDefault="007A305F" w:rsidP="00984B7F">
            <w:pPr>
              <w:jc w:val="center"/>
              <w:rPr>
                <w:color w:val="385623"/>
                <w:sz w:val="16"/>
                <w:szCs w:val="16"/>
              </w:rPr>
            </w:pPr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ins w:id="394" w:author="Fong RERHANG" w:date="2021-06-13T15:41:00Z">
              <w:r w:rsidR="00E21970"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r w:rsidR="00E21970">
                <w:rPr>
                  <w:color w:val="000000"/>
                  <w:sz w:val="16"/>
                  <w:szCs w:val="16"/>
                </w:rPr>
                <w:t xml:space="preserve"> Si </w:t>
              </w:r>
            </w:ins>
            <w:r w:rsidR="00392E7F" w:rsidRPr="00984B7F">
              <w:rPr>
                <w:color w:val="000000"/>
                <w:sz w:val="16"/>
                <w:szCs w:val="16"/>
              </w:rPr>
              <w:t>Kho</w:t>
            </w:r>
            <w:r w:rsidR="00BA2133" w:rsidRPr="00984B7F">
              <w:rPr>
                <w:color w:val="000000"/>
                <w:sz w:val="16"/>
                <w:szCs w:val="16"/>
              </w:rPr>
              <w:t xml:space="preserve"> </w:t>
            </w:r>
            <w:ins w:id="395" w:author="Fong RERHANG" w:date="2021-06-13T15:41:00Z">
              <w:r w:rsidR="00E21970">
                <w:rPr>
                  <w:color w:val="000000"/>
                  <w:sz w:val="16"/>
                  <w:szCs w:val="16"/>
                </w:rPr>
                <w:t xml:space="preserve">Mob </w:t>
              </w:r>
            </w:ins>
            <w:del w:id="396" w:author="Fong RERHANG" w:date="2021-06-13T15:47:00Z">
              <w:r w:rsidR="00B0050E" w:rsidRPr="00984B7F" w:rsidDel="00164C3B">
                <w:rPr>
                  <w:color w:val="000000"/>
                  <w:sz w:val="16"/>
                  <w:szCs w:val="16"/>
                </w:rPr>
                <w:delText xml:space="preserve">cov </w:delText>
              </w:r>
              <w:r w:rsidR="00BA2133" w:rsidRPr="00984B7F" w:rsidDel="00164C3B">
                <w:rPr>
                  <w:color w:val="000000"/>
                  <w:sz w:val="16"/>
                  <w:szCs w:val="16"/>
                </w:rPr>
                <w:delText>kev</w:delText>
              </w:r>
              <w:r w:rsidR="00392E7F" w:rsidRPr="00984B7F" w:rsidDel="00164C3B">
                <w:rPr>
                  <w:color w:val="000000"/>
                  <w:sz w:val="16"/>
                  <w:szCs w:val="16"/>
                </w:rPr>
                <w:delText xml:space="preserve"> Ua Si</w:delText>
              </w:r>
            </w:del>
          </w:p>
        </w:tc>
        <w:tc>
          <w:tcPr>
            <w:tcW w:w="1530" w:type="dxa"/>
            <w:shd w:val="clear" w:color="auto" w:fill="auto"/>
          </w:tcPr>
          <w:p w14:paraId="5D46D2A1" w14:textId="76490CF7" w:rsidR="00392E7F" w:rsidRPr="00984B7F" w:rsidRDefault="007A305F" w:rsidP="00984B7F">
            <w:pPr>
              <w:jc w:val="center"/>
              <w:rPr>
                <w:color w:val="000000"/>
                <w:sz w:val="16"/>
                <w:szCs w:val="16"/>
              </w:rPr>
            </w:pPr>
            <w:proofErr w:type="gramStart"/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ins w:id="397" w:author="Fong RERHANG" w:date="2021-06-13T15:41:00Z">
              <w:r w:rsidR="00E21970" w:rsidRPr="00984B7F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E21970" w:rsidRPr="00984B7F">
                <w:rPr>
                  <w:color w:val="000000"/>
                  <w:sz w:val="16"/>
                  <w:szCs w:val="16"/>
                </w:rPr>
                <w:t>Kev</w:t>
              </w:r>
              <w:proofErr w:type="spellEnd"/>
              <w:proofErr w:type="gramEnd"/>
              <w:r w:rsidR="00E21970" w:rsidRPr="00984B7F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E21970"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r w:rsidR="00E21970">
                <w:rPr>
                  <w:color w:val="000000"/>
                  <w:sz w:val="16"/>
                  <w:szCs w:val="16"/>
                </w:rPr>
                <w:t xml:space="preserve"> Si </w:t>
              </w:r>
              <w:r w:rsidR="00E21970"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 w:rsidR="00E21970">
                <w:rPr>
                  <w:color w:val="000000"/>
                  <w:sz w:val="16"/>
                  <w:szCs w:val="16"/>
                </w:rPr>
                <w:t>Mob</w:t>
              </w:r>
            </w:ins>
            <w:del w:id="398" w:author="Fong RERHANG" w:date="2021-06-13T15:41:00Z">
              <w:r w:rsidR="00BA2133" w:rsidRPr="00984B7F" w:rsidDel="00E21970">
                <w:rPr>
                  <w:color w:val="000000"/>
                  <w:sz w:val="16"/>
                  <w:szCs w:val="16"/>
                </w:rPr>
                <w:delText>Kho</w:delText>
              </w:r>
              <w:r w:rsidR="00B0050E" w:rsidRPr="00984B7F" w:rsidDel="00E21970">
                <w:rPr>
                  <w:color w:val="000000"/>
                  <w:sz w:val="16"/>
                  <w:szCs w:val="16"/>
                </w:rPr>
                <w:delText xml:space="preserve"> cov</w:delText>
              </w:r>
              <w:r w:rsidR="00BA2133" w:rsidRPr="00984B7F" w:rsidDel="00E21970">
                <w:rPr>
                  <w:color w:val="000000"/>
                  <w:sz w:val="16"/>
                  <w:szCs w:val="16"/>
                </w:rPr>
                <w:delText xml:space="preserve"> kev Ua Si</w:delText>
              </w:r>
            </w:del>
          </w:p>
        </w:tc>
        <w:tc>
          <w:tcPr>
            <w:tcW w:w="1530" w:type="dxa"/>
            <w:shd w:val="clear" w:color="auto" w:fill="auto"/>
          </w:tcPr>
          <w:p w14:paraId="010B6081" w14:textId="44BFC6AB" w:rsidR="00392E7F" w:rsidRPr="00984B7F" w:rsidRDefault="007A305F" w:rsidP="00984B7F">
            <w:pPr>
              <w:contextualSpacing/>
              <w:jc w:val="center"/>
              <w:rPr>
                <w:color w:val="0D0D0D"/>
                <w:sz w:val="16"/>
                <w:szCs w:val="16"/>
              </w:rPr>
            </w:pPr>
            <w:proofErr w:type="gramStart"/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ins w:id="399" w:author="Fong RERHANG" w:date="2021-06-13T15:42:00Z">
              <w:r w:rsidR="00E21970" w:rsidRPr="00984B7F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E21970" w:rsidRPr="00984B7F">
                <w:rPr>
                  <w:color w:val="000000"/>
                  <w:sz w:val="16"/>
                  <w:szCs w:val="16"/>
                </w:rPr>
                <w:t>Kev</w:t>
              </w:r>
              <w:proofErr w:type="spellEnd"/>
              <w:proofErr w:type="gramEnd"/>
              <w:r w:rsidR="00E21970" w:rsidRPr="00984B7F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E21970"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r w:rsidR="00E21970">
                <w:rPr>
                  <w:color w:val="000000"/>
                  <w:sz w:val="16"/>
                  <w:szCs w:val="16"/>
                </w:rPr>
                <w:t xml:space="preserve"> Si </w:t>
              </w:r>
              <w:r w:rsidR="00E21970"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 w:rsidR="00E21970">
                <w:rPr>
                  <w:color w:val="000000"/>
                  <w:sz w:val="16"/>
                  <w:szCs w:val="16"/>
                </w:rPr>
                <w:t>Mob</w:t>
              </w:r>
            </w:ins>
            <w:del w:id="400" w:author="Fong RERHANG" w:date="2021-06-13T15:42:00Z">
              <w:r w:rsidR="00BA2133" w:rsidRPr="00984B7F" w:rsidDel="00E21970">
                <w:rPr>
                  <w:color w:val="000000"/>
                  <w:sz w:val="16"/>
                  <w:szCs w:val="16"/>
                </w:rPr>
                <w:delText xml:space="preserve">Kho </w:delText>
              </w:r>
              <w:r w:rsidR="00B0050E" w:rsidRPr="00984B7F" w:rsidDel="00E21970">
                <w:rPr>
                  <w:color w:val="000000"/>
                  <w:sz w:val="16"/>
                  <w:szCs w:val="16"/>
                </w:rPr>
                <w:delText xml:space="preserve">cov </w:delText>
              </w:r>
              <w:r w:rsidR="00BA2133" w:rsidRPr="00984B7F" w:rsidDel="00E21970">
                <w:rPr>
                  <w:color w:val="000000"/>
                  <w:sz w:val="16"/>
                  <w:szCs w:val="16"/>
                </w:rPr>
                <w:delText>kev Ua Si</w:delText>
              </w:r>
            </w:del>
          </w:p>
        </w:tc>
        <w:tc>
          <w:tcPr>
            <w:tcW w:w="1530" w:type="dxa"/>
            <w:shd w:val="clear" w:color="auto" w:fill="auto"/>
          </w:tcPr>
          <w:p w14:paraId="2C81EB90" w14:textId="7CF2E806" w:rsidR="00392E7F" w:rsidRPr="00984B7F" w:rsidRDefault="007A305F" w:rsidP="00984B7F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proofErr w:type="gramStart"/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ins w:id="401" w:author="Fong RERHANG" w:date="2021-06-13T15:42:00Z">
              <w:r w:rsidR="00E21970" w:rsidRPr="00984B7F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E21970" w:rsidRPr="00984B7F">
                <w:rPr>
                  <w:color w:val="000000"/>
                  <w:sz w:val="16"/>
                  <w:szCs w:val="16"/>
                </w:rPr>
                <w:t>Kev</w:t>
              </w:r>
              <w:proofErr w:type="spellEnd"/>
              <w:proofErr w:type="gramEnd"/>
              <w:r w:rsidR="00E21970" w:rsidRPr="00984B7F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E21970"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r w:rsidR="00E21970">
                <w:rPr>
                  <w:color w:val="000000"/>
                  <w:sz w:val="16"/>
                  <w:szCs w:val="16"/>
                </w:rPr>
                <w:t xml:space="preserve"> Si </w:t>
              </w:r>
              <w:r w:rsidR="00E21970"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 w:rsidR="00E21970">
                <w:rPr>
                  <w:color w:val="000000"/>
                  <w:sz w:val="16"/>
                  <w:szCs w:val="16"/>
                </w:rPr>
                <w:t>Mob</w:t>
              </w:r>
            </w:ins>
            <w:del w:id="402" w:author="Fong RERHANG" w:date="2021-06-13T15:42:00Z">
              <w:r w:rsidR="00BA2133" w:rsidRPr="00984B7F" w:rsidDel="00E21970">
                <w:rPr>
                  <w:color w:val="000000"/>
                  <w:sz w:val="16"/>
                  <w:szCs w:val="16"/>
                </w:rPr>
                <w:delText xml:space="preserve">Kho </w:delText>
              </w:r>
              <w:r w:rsidR="00B0050E" w:rsidRPr="00984B7F" w:rsidDel="00E21970">
                <w:rPr>
                  <w:color w:val="000000"/>
                  <w:sz w:val="16"/>
                  <w:szCs w:val="16"/>
                </w:rPr>
                <w:delText xml:space="preserve">cov </w:delText>
              </w:r>
              <w:r w:rsidR="00BA2133" w:rsidRPr="00984B7F" w:rsidDel="00E21970">
                <w:rPr>
                  <w:color w:val="000000"/>
                  <w:sz w:val="16"/>
                  <w:szCs w:val="16"/>
                </w:rPr>
                <w:delText>kev Ua Si</w:delText>
              </w:r>
            </w:del>
          </w:p>
        </w:tc>
        <w:tc>
          <w:tcPr>
            <w:tcW w:w="1620" w:type="dxa"/>
            <w:shd w:val="clear" w:color="auto" w:fill="auto"/>
          </w:tcPr>
          <w:p w14:paraId="0F36BDB9" w14:textId="365CA65B" w:rsidR="00392E7F" w:rsidRPr="00984B7F" w:rsidRDefault="007A305F" w:rsidP="00984B7F">
            <w:pPr>
              <w:contextualSpacing/>
              <w:jc w:val="center"/>
              <w:rPr>
                <w:color w:val="0D0D0D"/>
                <w:sz w:val="16"/>
                <w:szCs w:val="16"/>
              </w:rPr>
            </w:pPr>
            <w:proofErr w:type="gramStart"/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ins w:id="403" w:author="Fong RERHANG" w:date="2021-06-13T15:42:00Z">
              <w:r w:rsidR="00E21970" w:rsidRPr="00984B7F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E21970" w:rsidRPr="00984B7F">
                <w:rPr>
                  <w:color w:val="000000"/>
                  <w:sz w:val="16"/>
                  <w:szCs w:val="16"/>
                </w:rPr>
                <w:t>Kev</w:t>
              </w:r>
              <w:proofErr w:type="spellEnd"/>
              <w:proofErr w:type="gramEnd"/>
              <w:r w:rsidR="00E21970" w:rsidRPr="00984B7F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E21970"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r w:rsidR="00E21970">
                <w:rPr>
                  <w:color w:val="000000"/>
                  <w:sz w:val="16"/>
                  <w:szCs w:val="16"/>
                </w:rPr>
                <w:t xml:space="preserve"> Si </w:t>
              </w:r>
              <w:r w:rsidR="00E21970"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 w:rsidR="00E21970">
                <w:rPr>
                  <w:color w:val="000000"/>
                  <w:sz w:val="16"/>
                  <w:szCs w:val="16"/>
                </w:rPr>
                <w:t>Mob</w:t>
              </w:r>
            </w:ins>
            <w:del w:id="404" w:author="Fong RERHANG" w:date="2021-06-13T15:42:00Z">
              <w:r w:rsidR="00BA2133" w:rsidRPr="00984B7F" w:rsidDel="00E21970">
                <w:rPr>
                  <w:color w:val="000000"/>
                  <w:sz w:val="16"/>
                  <w:szCs w:val="16"/>
                </w:rPr>
                <w:delText>Kho</w:delText>
              </w:r>
              <w:r w:rsidR="00B0050E" w:rsidRPr="00984B7F" w:rsidDel="00E21970">
                <w:rPr>
                  <w:color w:val="000000"/>
                  <w:sz w:val="16"/>
                  <w:szCs w:val="16"/>
                </w:rPr>
                <w:delText xml:space="preserve"> cov</w:delText>
              </w:r>
              <w:r w:rsidR="00BA2133" w:rsidRPr="00984B7F" w:rsidDel="00E21970">
                <w:rPr>
                  <w:color w:val="000000"/>
                  <w:sz w:val="16"/>
                  <w:szCs w:val="16"/>
                </w:rPr>
                <w:delText xml:space="preserve"> kev Ua Si</w:delText>
              </w:r>
            </w:del>
          </w:p>
        </w:tc>
        <w:tc>
          <w:tcPr>
            <w:tcW w:w="1530" w:type="dxa"/>
          </w:tcPr>
          <w:p w14:paraId="421908FC" w14:textId="15AB1808" w:rsidR="00392E7F" w:rsidRPr="00984B7F" w:rsidRDefault="007A305F" w:rsidP="00984B7F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proofErr w:type="gramStart"/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ins w:id="405" w:author="Fong RERHANG" w:date="2021-06-13T15:42:00Z">
              <w:r w:rsidR="00E21970" w:rsidRPr="00984B7F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E21970" w:rsidRPr="00984B7F">
                <w:rPr>
                  <w:color w:val="000000"/>
                  <w:sz w:val="16"/>
                  <w:szCs w:val="16"/>
                </w:rPr>
                <w:t>Kev</w:t>
              </w:r>
              <w:proofErr w:type="spellEnd"/>
              <w:proofErr w:type="gramEnd"/>
              <w:r w:rsidR="00E21970" w:rsidRPr="00984B7F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E21970"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r w:rsidR="00E21970">
                <w:rPr>
                  <w:color w:val="000000"/>
                  <w:sz w:val="16"/>
                  <w:szCs w:val="16"/>
                </w:rPr>
                <w:t xml:space="preserve"> Si </w:t>
              </w:r>
              <w:r w:rsidR="00E21970"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 w:rsidR="00E21970">
                <w:rPr>
                  <w:color w:val="000000"/>
                  <w:sz w:val="16"/>
                  <w:szCs w:val="16"/>
                </w:rPr>
                <w:t>Mob</w:t>
              </w:r>
            </w:ins>
            <w:del w:id="406" w:author="Fong RERHANG" w:date="2021-06-13T15:42:00Z">
              <w:r w:rsidR="00BA2133" w:rsidRPr="00984B7F" w:rsidDel="00E21970">
                <w:rPr>
                  <w:color w:val="000000"/>
                  <w:sz w:val="16"/>
                  <w:szCs w:val="16"/>
                </w:rPr>
                <w:delText xml:space="preserve">Kho </w:delText>
              </w:r>
              <w:r w:rsidR="00B0050E" w:rsidRPr="00984B7F" w:rsidDel="00E21970">
                <w:rPr>
                  <w:color w:val="000000"/>
                  <w:sz w:val="16"/>
                  <w:szCs w:val="16"/>
                </w:rPr>
                <w:delText xml:space="preserve">cov </w:delText>
              </w:r>
              <w:r w:rsidR="00BA2133" w:rsidRPr="00984B7F" w:rsidDel="00E21970">
                <w:rPr>
                  <w:color w:val="000000"/>
                  <w:sz w:val="16"/>
                  <w:szCs w:val="16"/>
                </w:rPr>
                <w:delText>kev Ua Si</w:delText>
              </w:r>
            </w:del>
          </w:p>
        </w:tc>
        <w:tc>
          <w:tcPr>
            <w:tcW w:w="1530" w:type="dxa"/>
          </w:tcPr>
          <w:p w14:paraId="557A722A" w14:textId="28FDD758" w:rsidR="00392E7F" w:rsidRPr="00984B7F" w:rsidRDefault="007A305F" w:rsidP="00984B7F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proofErr w:type="gramStart"/>
            <w:r w:rsidRPr="00984B7F">
              <w:rPr>
                <w:color w:val="000000"/>
                <w:sz w:val="16"/>
                <w:szCs w:val="16"/>
              </w:rPr>
              <w:t xml:space="preserve">Kev </w:t>
            </w:r>
            <w:ins w:id="407" w:author="Fong RERHANG" w:date="2021-06-13T15:42:00Z">
              <w:r w:rsidR="00E21970" w:rsidRPr="00984B7F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E21970" w:rsidRPr="00984B7F">
                <w:rPr>
                  <w:color w:val="000000"/>
                  <w:sz w:val="16"/>
                  <w:szCs w:val="16"/>
                </w:rPr>
                <w:t>Kev</w:t>
              </w:r>
              <w:proofErr w:type="spellEnd"/>
              <w:proofErr w:type="gramEnd"/>
              <w:r w:rsidR="00E21970" w:rsidRPr="00984B7F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E21970"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r w:rsidR="00E21970">
                <w:rPr>
                  <w:color w:val="000000"/>
                  <w:sz w:val="16"/>
                  <w:szCs w:val="16"/>
                </w:rPr>
                <w:t xml:space="preserve"> Si </w:t>
              </w:r>
              <w:r w:rsidR="00E21970"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 w:rsidR="00E21970">
                <w:rPr>
                  <w:color w:val="000000"/>
                  <w:sz w:val="16"/>
                  <w:szCs w:val="16"/>
                </w:rPr>
                <w:t>Mob</w:t>
              </w:r>
            </w:ins>
            <w:del w:id="408" w:author="Fong RERHANG" w:date="2021-06-13T15:42:00Z">
              <w:r w:rsidR="00BA2133" w:rsidRPr="00984B7F" w:rsidDel="00E21970">
                <w:rPr>
                  <w:color w:val="000000"/>
                  <w:sz w:val="16"/>
                  <w:szCs w:val="16"/>
                </w:rPr>
                <w:delText xml:space="preserve">Kho </w:delText>
              </w:r>
              <w:r w:rsidR="00B0050E" w:rsidRPr="00984B7F" w:rsidDel="00E21970">
                <w:rPr>
                  <w:color w:val="000000"/>
                  <w:sz w:val="16"/>
                  <w:szCs w:val="16"/>
                </w:rPr>
                <w:delText xml:space="preserve">cov </w:delText>
              </w:r>
              <w:r w:rsidR="00BA2133" w:rsidRPr="00984B7F" w:rsidDel="00E21970">
                <w:rPr>
                  <w:color w:val="000000"/>
                  <w:sz w:val="16"/>
                  <w:szCs w:val="16"/>
                </w:rPr>
                <w:delText>kev Ua Si</w:delText>
              </w:r>
            </w:del>
          </w:p>
        </w:tc>
      </w:tr>
      <w:tr w:rsidR="00392E7F" w:rsidRPr="007D09D0" w14:paraId="78646779" w14:textId="77777777" w:rsidTr="00E21970">
        <w:trPr>
          <w:trHeight w:val="82"/>
        </w:trPr>
        <w:tc>
          <w:tcPr>
            <w:tcW w:w="1008" w:type="dxa"/>
            <w:shd w:val="clear" w:color="auto" w:fill="auto"/>
          </w:tcPr>
          <w:p w14:paraId="5DD2B595" w14:textId="77777777" w:rsidR="00392E7F" w:rsidRPr="007D09D0" w:rsidRDefault="00392E7F" w:rsidP="00E21970">
            <w:pPr>
              <w:contextualSpacing/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>12-1</w:t>
            </w:r>
          </w:p>
        </w:tc>
        <w:tc>
          <w:tcPr>
            <w:tcW w:w="10800" w:type="dxa"/>
            <w:gridSpan w:val="7"/>
            <w:shd w:val="clear" w:color="auto" w:fill="auto"/>
          </w:tcPr>
          <w:p w14:paraId="778D0777" w14:textId="50A0A6E2" w:rsidR="00392E7F" w:rsidRPr="00D76A29" w:rsidRDefault="00392E7F" w:rsidP="00E21970">
            <w:pPr>
              <w:contextualSpacing/>
              <w:jc w:val="center"/>
              <w:rPr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color w:val="0D0D0D"/>
                <w:sz w:val="20"/>
                <w:szCs w:val="20"/>
              </w:rPr>
              <w:t>Noj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del w:id="409" w:author="Fong RERHANG" w:date="2021-06-13T15:43:00Z">
              <w:r w:rsidRPr="00D76A29" w:rsidDel="00E21970">
                <w:rPr>
                  <w:color w:val="0D0D0D"/>
                  <w:sz w:val="20"/>
                  <w:szCs w:val="20"/>
                </w:rPr>
                <w:delText>s</w:delText>
              </w:r>
            </w:del>
            <w:proofErr w:type="spellStart"/>
            <w:ins w:id="410" w:author="Fong RERHANG" w:date="2021-06-13T15:43:00Z">
              <w:r w:rsidR="00E21970">
                <w:rPr>
                  <w:color w:val="0D0D0D"/>
                  <w:sz w:val="20"/>
                  <w:szCs w:val="20"/>
                </w:rPr>
                <w:t>S</w:t>
              </w:r>
            </w:ins>
            <w:r w:rsidRPr="00D76A29">
              <w:rPr>
                <w:color w:val="0D0D0D"/>
                <w:sz w:val="20"/>
                <w:szCs w:val="20"/>
              </w:rPr>
              <w:t>u</w:t>
            </w:r>
            <w:proofErr w:type="spellEnd"/>
            <w:del w:id="411" w:author="Fong RERHANG" w:date="2021-06-13T15:42:00Z">
              <w:r w:rsidRPr="00D76A29" w:rsidDel="00E21970">
                <w:rPr>
                  <w:color w:val="0D0D0D"/>
                  <w:sz w:val="20"/>
                  <w:szCs w:val="20"/>
                </w:rPr>
                <w:delText xml:space="preserve"> </w:delText>
              </w:r>
            </w:del>
            <w:r w:rsidRPr="00D76A29">
              <w:rPr>
                <w:color w:val="0D0D0D"/>
                <w:sz w:val="20"/>
                <w:szCs w:val="20"/>
              </w:rPr>
              <w:t>/</w:t>
            </w:r>
            <w:proofErr w:type="spellStart"/>
            <w:del w:id="412" w:author="Fong RERHANG" w:date="2021-06-13T15:42:00Z">
              <w:r w:rsidRPr="00D76A29" w:rsidDel="00E21970">
                <w:rPr>
                  <w:color w:val="0D0D0D"/>
                  <w:sz w:val="20"/>
                  <w:szCs w:val="20"/>
                </w:rPr>
                <w:delText xml:space="preserve"> s</w:delText>
              </w:r>
            </w:del>
            <w:ins w:id="413" w:author="Fong RERHANG" w:date="2021-06-13T15:42:00Z">
              <w:r w:rsidR="00E21970">
                <w:rPr>
                  <w:color w:val="0D0D0D"/>
                  <w:sz w:val="20"/>
                  <w:szCs w:val="20"/>
                </w:rPr>
                <w:t>S</w:t>
              </w:r>
            </w:ins>
            <w:r w:rsidRPr="00D76A29">
              <w:rPr>
                <w:color w:val="0D0D0D"/>
                <w:sz w:val="20"/>
                <w:szCs w:val="20"/>
              </w:rPr>
              <w:t>ij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ins w:id="414" w:author="Fong RERHANG" w:date="2021-06-13T15:42:00Z">
              <w:r w:rsidR="00E21970">
                <w:rPr>
                  <w:color w:val="0D0D0D"/>
                  <w:sz w:val="20"/>
                  <w:szCs w:val="20"/>
                </w:rPr>
                <w:t>H</w:t>
              </w:r>
            </w:ins>
            <w:del w:id="415" w:author="Fong RERHANG" w:date="2021-06-13T15:42:00Z">
              <w:r w:rsidRPr="00D76A29" w:rsidDel="00E21970">
                <w:rPr>
                  <w:color w:val="0D0D0D"/>
                  <w:sz w:val="20"/>
                  <w:szCs w:val="20"/>
                </w:rPr>
                <w:delText>h</w:delText>
              </w:r>
            </w:del>
            <w:r w:rsidRPr="00D76A29">
              <w:rPr>
                <w:color w:val="0D0D0D"/>
                <w:sz w:val="20"/>
                <w:szCs w:val="20"/>
              </w:rPr>
              <w:t>awm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del w:id="416" w:author="Fong RERHANG" w:date="2021-06-13T15:42:00Z">
              <w:r w:rsidR="00827587" w:rsidDel="00E21970">
                <w:rPr>
                  <w:color w:val="0D0D0D"/>
                  <w:sz w:val="20"/>
                  <w:szCs w:val="20"/>
                </w:rPr>
                <w:delText>s</w:delText>
              </w:r>
            </w:del>
            <w:ins w:id="417" w:author="Fong RERHANG" w:date="2021-06-13T15:42:00Z">
              <w:r w:rsidR="00E21970">
                <w:rPr>
                  <w:color w:val="0D0D0D"/>
                  <w:sz w:val="20"/>
                  <w:szCs w:val="20"/>
                </w:rPr>
                <w:t>S</w:t>
              </w:r>
            </w:ins>
            <w:r w:rsidR="00827587">
              <w:rPr>
                <w:color w:val="0D0D0D"/>
                <w:sz w:val="20"/>
                <w:szCs w:val="20"/>
              </w:rPr>
              <w:t>o</w:t>
            </w:r>
          </w:p>
        </w:tc>
      </w:tr>
      <w:tr w:rsidR="00392E7F" w:rsidRPr="007D09D0" w14:paraId="39CB51DB" w14:textId="77777777" w:rsidTr="00E21970">
        <w:trPr>
          <w:trHeight w:val="631"/>
        </w:trPr>
        <w:tc>
          <w:tcPr>
            <w:tcW w:w="1008" w:type="dxa"/>
            <w:shd w:val="clear" w:color="auto" w:fill="auto"/>
          </w:tcPr>
          <w:p w14:paraId="3EE287EA" w14:textId="77777777" w:rsidR="00392E7F" w:rsidRPr="007D09D0" w:rsidRDefault="00392E7F" w:rsidP="00E21970">
            <w:pPr>
              <w:contextualSpacing/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1-2</w:t>
            </w:r>
          </w:p>
        </w:tc>
        <w:tc>
          <w:tcPr>
            <w:tcW w:w="1530" w:type="dxa"/>
            <w:shd w:val="clear" w:color="auto" w:fill="auto"/>
          </w:tcPr>
          <w:p w14:paraId="1384F8B2" w14:textId="3F54C951" w:rsidR="00392E7F" w:rsidRPr="00467206" w:rsidRDefault="00164C3B" w:rsidP="00D76A29">
            <w:pPr>
              <w:jc w:val="center"/>
              <w:rPr>
                <w:color w:val="806000"/>
                <w:sz w:val="16"/>
                <w:szCs w:val="16"/>
              </w:rPr>
            </w:pPr>
            <w:ins w:id="418" w:author="Fong RERHANG" w:date="2021-06-13T15:44:00Z">
              <w:r>
                <w:rPr>
                  <w:color w:val="000000"/>
                  <w:sz w:val="16"/>
                  <w:szCs w:val="16"/>
                </w:rPr>
                <w:t xml:space="preserve">Kev </w:t>
              </w:r>
              <w:proofErr w:type="spellStart"/>
              <w:r>
                <w:rPr>
                  <w:color w:val="000000"/>
                  <w:sz w:val="16"/>
                  <w:szCs w:val="16"/>
                </w:rPr>
                <w:t>Txawj</w:t>
              </w:r>
              <w:proofErr w:type="spellEnd"/>
              <w:r>
                <w:rPr>
                  <w:color w:val="000000"/>
                  <w:sz w:val="16"/>
                  <w:szCs w:val="16"/>
                </w:rPr>
                <w:t xml:space="preserve"> </w:t>
              </w:r>
            </w:ins>
            <w:r w:rsidR="00411350"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F459296" w14:textId="73142C56" w:rsidR="00392E7F" w:rsidRPr="00467206" w:rsidRDefault="00164C3B">
            <w:pPr>
              <w:contextualSpacing/>
              <w:jc w:val="center"/>
              <w:rPr>
                <w:color w:val="7030A0"/>
                <w:sz w:val="16"/>
                <w:szCs w:val="16"/>
              </w:rPr>
            </w:pPr>
            <w:ins w:id="419" w:author="Fong RERHANG" w:date="2021-06-13T15:44:00Z">
              <w:r>
                <w:rPr>
                  <w:color w:val="000000"/>
                  <w:sz w:val="16"/>
                  <w:szCs w:val="16"/>
                </w:rPr>
                <w:t xml:space="preserve">Kev </w:t>
              </w:r>
              <w:proofErr w:type="spellStart"/>
              <w:r>
                <w:rPr>
                  <w:color w:val="000000"/>
                  <w:sz w:val="16"/>
                  <w:szCs w:val="16"/>
                </w:rPr>
                <w:t>Txawj</w:t>
              </w:r>
              <w:proofErr w:type="spellEnd"/>
              <w:r>
                <w:rPr>
                  <w:color w:val="000000"/>
                  <w:sz w:val="16"/>
                  <w:szCs w:val="16"/>
                </w:rPr>
                <w:t xml:space="preserve"> </w:t>
              </w:r>
            </w:ins>
            <w:r w:rsidR="00411350"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306789E" w14:textId="67F5D2B4" w:rsidR="00392E7F" w:rsidRPr="00467206" w:rsidRDefault="00164C3B" w:rsidP="00411350">
            <w:pPr>
              <w:jc w:val="center"/>
              <w:rPr>
                <w:color w:val="0D0D0D"/>
                <w:sz w:val="16"/>
                <w:szCs w:val="16"/>
              </w:rPr>
            </w:pPr>
            <w:ins w:id="420" w:author="Fong RERHANG" w:date="2021-06-13T15:44:00Z">
              <w:r>
                <w:rPr>
                  <w:color w:val="000000"/>
                  <w:sz w:val="16"/>
                  <w:szCs w:val="16"/>
                </w:rPr>
                <w:t xml:space="preserve">Kev </w:t>
              </w:r>
              <w:proofErr w:type="spellStart"/>
              <w:r>
                <w:rPr>
                  <w:color w:val="000000"/>
                  <w:sz w:val="16"/>
                  <w:szCs w:val="16"/>
                </w:rPr>
                <w:t>Txawj</w:t>
              </w:r>
              <w:proofErr w:type="spellEnd"/>
              <w:r>
                <w:rPr>
                  <w:color w:val="000000"/>
                  <w:sz w:val="16"/>
                  <w:szCs w:val="16"/>
                </w:rPr>
                <w:t xml:space="preserve"> </w:t>
              </w:r>
            </w:ins>
            <w:r w:rsidR="00392E7F" w:rsidRPr="00467206">
              <w:rPr>
                <w:color w:val="0D0D0D"/>
                <w:sz w:val="16"/>
                <w:szCs w:val="16"/>
              </w:rPr>
              <w:t xml:space="preserve">Kev Sib </w:t>
            </w:r>
            <w:proofErr w:type="spellStart"/>
            <w:r w:rsidR="00392E7F" w:rsidRPr="00467206">
              <w:rPr>
                <w:color w:val="0D0D0D"/>
                <w:sz w:val="16"/>
                <w:szCs w:val="16"/>
              </w:rPr>
              <w:t>Txuas</w:t>
            </w:r>
            <w:proofErr w:type="spellEnd"/>
            <w:r w:rsidR="00392E7F" w:rsidRPr="00467206">
              <w:rPr>
                <w:color w:val="0D0D0D"/>
                <w:sz w:val="16"/>
                <w:szCs w:val="16"/>
              </w:rPr>
              <w:t xml:space="preserve"> </w:t>
            </w:r>
            <w:proofErr w:type="spellStart"/>
            <w:r w:rsidR="00392E7F" w:rsidRPr="00467206">
              <w:rPr>
                <w:color w:val="0D0D0D"/>
                <w:sz w:val="16"/>
                <w:szCs w:val="16"/>
              </w:rPr>
              <w:t>Lus</w:t>
            </w:r>
            <w:proofErr w:type="spellEnd"/>
            <w:r w:rsidR="00411350" w:rsidRPr="00467206">
              <w:rPr>
                <w:color w:val="0D0D0D"/>
                <w:sz w:val="16"/>
                <w:szCs w:val="16"/>
              </w:rPr>
              <w:t xml:space="preserve"> Kev </w:t>
            </w:r>
            <w:proofErr w:type="spellStart"/>
            <w:r w:rsidR="00411350" w:rsidRPr="00467206">
              <w:rPr>
                <w:color w:val="0D0D0D"/>
                <w:sz w:val="16"/>
                <w:szCs w:val="16"/>
              </w:rPr>
              <w:t>Noj</w:t>
            </w:r>
            <w:proofErr w:type="spellEnd"/>
            <w:r w:rsidR="00411350" w:rsidRPr="00467206">
              <w:rPr>
                <w:color w:val="0D0D0D"/>
                <w:sz w:val="16"/>
                <w:szCs w:val="16"/>
              </w:rPr>
              <w:t xml:space="preserve"> Haus</w:t>
            </w:r>
          </w:p>
        </w:tc>
        <w:tc>
          <w:tcPr>
            <w:tcW w:w="1530" w:type="dxa"/>
            <w:shd w:val="clear" w:color="auto" w:fill="auto"/>
          </w:tcPr>
          <w:p w14:paraId="0A4E2BC1" w14:textId="5CA14025" w:rsidR="00392E7F" w:rsidRPr="00467206" w:rsidRDefault="00164C3B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ins w:id="421" w:author="Fong RERHANG" w:date="2021-06-13T15:45:00Z">
              <w:r>
                <w:rPr>
                  <w:color w:val="000000"/>
                  <w:sz w:val="16"/>
                  <w:szCs w:val="16"/>
                </w:rPr>
                <w:t xml:space="preserve">Kev </w:t>
              </w:r>
              <w:proofErr w:type="spellStart"/>
              <w:r>
                <w:rPr>
                  <w:color w:val="000000"/>
                  <w:sz w:val="16"/>
                  <w:szCs w:val="16"/>
                </w:rPr>
                <w:t>Txawj</w:t>
              </w:r>
              <w:proofErr w:type="spellEnd"/>
              <w:r>
                <w:rPr>
                  <w:color w:val="000000"/>
                  <w:sz w:val="16"/>
                  <w:szCs w:val="16"/>
                </w:rPr>
                <w:t xml:space="preserve"> </w:t>
              </w:r>
            </w:ins>
            <w:r w:rsidR="00411350"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73F1433B" w14:textId="3126B5D7" w:rsidR="00392E7F" w:rsidRPr="00467206" w:rsidRDefault="00164C3B">
            <w:pPr>
              <w:contextualSpacing/>
              <w:jc w:val="center"/>
              <w:rPr>
                <w:sz w:val="16"/>
                <w:szCs w:val="16"/>
              </w:rPr>
            </w:pPr>
            <w:ins w:id="422" w:author="Fong RERHANG" w:date="2021-06-13T15:45:00Z">
              <w:r>
                <w:rPr>
                  <w:color w:val="000000"/>
                  <w:sz w:val="16"/>
                  <w:szCs w:val="16"/>
                </w:rPr>
                <w:t xml:space="preserve">Kev </w:t>
              </w:r>
              <w:proofErr w:type="spellStart"/>
              <w:r>
                <w:rPr>
                  <w:color w:val="000000"/>
                  <w:sz w:val="16"/>
                  <w:szCs w:val="16"/>
                </w:rPr>
                <w:t>Txawj</w:t>
              </w:r>
              <w:proofErr w:type="spellEnd"/>
              <w:r>
                <w:rPr>
                  <w:color w:val="000000"/>
                  <w:sz w:val="16"/>
                  <w:szCs w:val="16"/>
                </w:rPr>
                <w:t xml:space="preserve"> </w:t>
              </w:r>
            </w:ins>
            <w:r w:rsidR="00392E7F" w:rsidRPr="00467206">
              <w:rPr>
                <w:sz w:val="16"/>
                <w:szCs w:val="16"/>
              </w:rPr>
              <w:t xml:space="preserve">Kev Sib </w:t>
            </w:r>
            <w:proofErr w:type="spellStart"/>
            <w:r w:rsidR="00392E7F" w:rsidRPr="00467206">
              <w:rPr>
                <w:sz w:val="16"/>
                <w:szCs w:val="16"/>
              </w:rPr>
              <w:t>Txuas</w:t>
            </w:r>
            <w:proofErr w:type="spellEnd"/>
            <w:r w:rsidR="00392E7F" w:rsidRPr="00467206">
              <w:rPr>
                <w:sz w:val="16"/>
                <w:szCs w:val="16"/>
              </w:rPr>
              <w:t xml:space="preserve"> </w:t>
            </w:r>
            <w:proofErr w:type="spellStart"/>
            <w:r w:rsidR="00392E7F" w:rsidRPr="00467206">
              <w:rPr>
                <w:sz w:val="16"/>
                <w:szCs w:val="16"/>
              </w:rPr>
              <w:t>Lus</w:t>
            </w:r>
            <w:proofErr w:type="spellEnd"/>
          </w:p>
          <w:p w14:paraId="09AD3083" w14:textId="77777777" w:rsidR="00392E7F" w:rsidRPr="00467206" w:rsidRDefault="00392E7F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r w:rsidRPr="00467206">
              <w:rPr>
                <w:color w:val="000000"/>
                <w:sz w:val="16"/>
                <w:szCs w:val="16"/>
              </w:rPr>
              <w:t xml:space="preserve">Kev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noj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haus</w:t>
            </w:r>
            <w:proofErr w:type="spellEnd"/>
          </w:p>
        </w:tc>
        <w:tc>
          <w:tcPr>
            <w:tcW w:w="1530" w:type="dxa"/>
          </w:tcPr>
          <w:p w14:paraId="542AD1A7" w14:textId="351AD040" w:rsidR="00392E7F" w:rsidRPr="00467206" w:rsidRDefault="00164C3B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ins w:id="423" w:author="Fong RERHANG" w:date="2021-06-13T15:45:00Z">
              <w:r>
                <w:rPr>
                  <w:color w:val="000000"/>
                  <w:sz w:val="16"/>
                  <w:szCs w:val="16"/>
                </w:rPr>
                <w:t xml:space="preserve">Kev </w:t>
              </w:r>
              <w:proofErr w:type="spellStart"/>
              <w:r>
                <w:rPr>
                  <w:color w:val="000000"/>
                  <w:sz w:val="16"/>
                  <w:szCs w:val="16"/>
                </w:rPr>
                <w:t>Txawj</w:t>
              </w:r>
              <w:proofErr w:type="spellEnd"/>
              <w:r>
                <w:rPr>
                  <w:color w:val="000000"/>
                  <w:sz w:val="16"/>
                  <w:szCs w:val="16"/>
                </w:rPr>
                <w:t xml:space="preserve"> </w:t>
              </w:r>
            </w:ins>
            <w:r w:rsidR="00411350"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  <w:tc>
          <w:tcPr>
            <w:tcW w:w="1530" w:type="dxa"/>
          </w:tcPr>
          <w:p w14:paraId="09B9D920" w14:textId="60B3E43D" w:rsidR="00392E7F" w:rsidRPr="00467206" w:rsidRDefault="00164C3B" w:rsidP="00D76A29">
            <w:pPr>
              <w:contextualSpacing/>
              <w:jc w:val="center"/>
              <w:rPr>
                <w:color w:val="000000"/>
                <w:sz w:val="16"/>
                <w:szCs w:val="16"/>
              </w:rPr>
            </w:pPr>
            <w:ins w:id="424" w:author="Fong RERHANG" w:date="2021-06-13T15:45:00Z">
              <w:r>
                <w:rPr>
                  <w:color w:val="000000"/>
                  <w:sz w:val="16"/>
                  <w:szCs w:val="16"/>
                </w:rPr>
                <w:t xml:space="preserve">Kev </w:t>
              </w:r>
              <w:proofErr w:type="spellStart"/>
              <w:r>
                <w:rPr>
                  <w:color w:val="000000"/>
                  <w:sz w:val="16"/>
                  <w:szCs w:val="16"/>
                </w:rPr>
                <w:t>Txawj</w:t>
              </w:r>
              <w:proofErr w:type="spellEnd"/>
              <w:r>
                <w:rPr>
                  <w:color w:val="000000"/>
                  <w:sz w:val="16"/>
                  <w:szCs w:val="16"/>
                </w:rPr>
                <w:t xml:space="preserve"> </w:t>
              </w:r>
            </w:ins>
            <w:r w:rsidR="00411350" w:rsidRPr="00467206">
              <w:rPr>
                <w:color w:val="000000"/>
                <w:sz w:val="16"/>
                <w:szCs w:val="16"/>
              </w:rPr>
              <w:t xml:space="preserve">Kev Sib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Txuas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Lus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thiab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Kev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Tswj</w:t>
            </w:r>
            <w:proofErr w:type="spellEnd"/>
            <w:r w:rsidR="00411350" w:rsidRPr="00467206">
              <w:rPr>
                <w:color w:val="000000"/>
                <w:sz w:val="16"/>
                <w:szCs w:val="16"/>
              </w:rPr>
              <w:t xml:space="preserve"> Tus </w:t>
            </w:r>
            <w:proofErr w:type="spellStart"/>
            <w:r w:rsidR="00411350" w:rsidRPr="00467206">
              <w:rPr>
                <w:color w:val="000000"/>
                <w:sz w:val="16"/>
                <w:szCs w:val="16"/>
              </w:rPr>
              <w:t>Kheej</w:t>
            </w:r>
            <w:proofErr w:type="spellEnd"/>
          </w:p>
        </w:tc>
      </w:tr>
      <w:tr w:rsidR="00172F11" w:rsidRPr="007D09D0" w14:paraId="6DD2CD7A" w14:textId="77777777" w:rsidTr="00E21970">
        <w:trPr>
          <w:trHeight w:val="343"/>
        </w:trPr>
        <w:tc>
          <w:tcPr>
            <w:tcW w:w="1008" w:type="dxa"/>
            <w:shd w:val="clear" w:color="auto" w:fill="auto"/>
          </w:tcPr>
          <w:p w14:paraId="480FFEFF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2-3</w:t>
            </w:r>
          </w:p>
        </w:tc>
        <w:tc>
          <w:tcPr>
            <w:tcW w:w="1530" w:type="dxa"/>
            <w:shd w:val="clear" w:color="auto" w:fill="auto"/>
          </w:tcPr>
          <w:p w14:paraId="28B65E92" w14:textId="51D1A0DF" w:rsidR="00172F11" w:rsidRPr="00164C3B" w:rsidRDefault="00172F11" w:rsidP="00172F11">
            <w:pPr>
              <w:jc w:val="center"/>
              <w:rPr>
                <w:color w:val="806000"/>
                <w:sz w:val="16"/>
                <w:szCs w:val="16"/>
                <w:rPrChange w:id="425" w:author="Fong RERHANG" w:date="2021-06-13T15:45:00Z">
                  <w:rPr>
                    <w:color w:val="806000"/>
                    <w:sz w:val="20"/>
                    <w:szCs w:val="20"/>
                  </w:rPr>
                </w:rPrChange>
              </w:rPr>
            </w:pPr>
            <w:r w:rsidRPr="00164C3B">
              <w:rPr>
                <w:sz w:val="16"/>
                <w:szCs w:val="16"/>
                <w:rPrChange w:id="426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Kev </w:t>
            </w:r>
            <w:proofErr w:type="spellStart"/>
            <w:r w:rsidRPr="00164C3B">
              <w:rPr>
                <w:sz w:val="16"/>
                <w:szCs w:val="16"/>
                <w:rPrChange w:id="427" w:author="Fong RERHANG" w:date="2021-06-13T15:45:00Z">
                  <w:rPr>
                    <w:sz w:val="20"/>
                    <w:szCs w:val="20"/>
                  </w:rPr>
                </w:rPrChange>
              </w:rPr>
              <w:t>Txawj</w:t>
            </w:r>
            <w:proofErr w:type="spellEnd"/>
            <w:r w:rsidRPr="00164C3B">
              <w:rPr>
                <w:sz w:val="16"/>
                <w:szCs w:val="16"/>
                <w:rPrChange w:id="428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29" w:author="Fong RERHANG" w:date="2021-06-13T15:45:00Z">
                  <w:rPr>
                    <w:sz w:val="20"/>
                    <w:szCs w:val="20"/>
                  </w:rPr>
                </w:rPrChange>
              </w:rPr>
              <w:t>Daws</w:t>
            </w:r>
            <w:proofErr w:type="spellEnd"/>
            <w:r w:rsidRPr="00164C3B">
              <w:rPr>
                <w:sz w:val="16"/>
                <w:szCs w:val="16"/>
                <w:rPrChange w:id="430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31" w:author="Fong RERHANG" w:date="2021-06-13T15:45:00Z">
                  <w:rPr>
                    <w:sz w:val="20"/>
                    <w:szCs w:val="20"/>
                  </w:rPr>
                </w:rPrChange>
              </w:rPr>
              <w:t>Teeb</w:t>
            </w:r>
            <w:proofErr w:type="spellEnd"/>
            <w:r w:rsidRPr="00164C3B">
              <w:rPr>
                <w:sz w:val="16"/>
                <w:szCs w:val="16"/>
                <w:rPrChange w:id="432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33" w:author="Fong RERHANG" w:date="2021-06-13T15:45:00Z">
                  <w:rPr>
                    <w:sz w:val="20"/>
                    <w:szCs w:val="20"/>
                  </w:rPr>
                </w:rPrChange>
              </w:rPr>
              <w:t>Meem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7756CA06" w14:textId="300EE597" w:rsidR="00172F11" w:rsidRPr="00164C3B" w:rsidRDefault="00172F11" w:rsidP="00172F11">
            <w:pPr>
              <w:contextualSpacing/>
              <w:jc w:val="center"/>
              <w:rPr>
                <w:sz w:val="16"/>
                <w:szCs w:val="16"/>
                <w:rPrChange w:id="434" w:author="Fong RERHANG" w:date="2021-06-13T15:45:00Z">
                  <w:rPr>
                    <w:sz w:val="20"/>
                    <w:szCs w:val="20"/>
                  </w:rPr>
                </w:rPrChange>
              </w:rPr>
            </w:pPr>
            <w:r w:rsidRPr="00164C3B">
              <w:rPr>
                <w:sz w:val="16"/>
                <w:szCs w:val="16"/>
                <w:rPrChange w:id="435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Kev </w:t>
            </w:r>
            <w:proofErr w:type="spellStart"/>
            <w:r w:rsidRPr="00164C3B">
              <w:rPr>
                <w:sz w:val="16"/>
                <w:szCs w:val="16"/>
                <w:rPrChange w:id="436" w:author="Fong RERHANG" w:date="2021-06-13T15:45:00Z">
                  <w:rPr>
                    <w:sz w:val="20"/>
                    <w:szCs w:val="20"/>
                  </w:rPr>
                </w:rPrChange>
              </w:rPr>
              <w:t>Txawj</w:t>
            </w:r>
            <w:proofErr w:type="spellEnd"/>
            <w:r w:rsidRPr="00164C3B">
              <w:rPr>
                <w:sz w:val="16"/>
                <w:szCs w:val="16"/>
                <w:rPrChange w:id="437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38" w:author="Fong RERHANG" w:date="2021-06-13T15:45:00Z">
                  <w:rPr>
                    <w:sz w:val="20"/>
                    <w:szCs w:val="20"/>
                  </w:rPr>
                </w:rPrChange>
              </w:rPr>
              <w:t>Daws</w:t>
            </w:r>
            <w:proofErr w:type="spellEnd"/>
            <w:r w:rsidRPr="00164C3B">
              <w:rPr>
                <w:sz w:val="16"/>
                <w:szCs w:val="16"/>
                <w:rPrChange w:id="439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40" w:author="Fong RERHANG" w:date="2021-06-13T15:45:00Z">
                  <w:rPr>
                    <w:sz w:val="20"/>
                    <w:szCs w:val="20"/>
                  </w:rPr>
                </w:rPrChange>
              </w:rPr>
              <w:t>Teeb</w:t>
            </w:r>
            <w:proofErr w:type="spellEnd"/>
            <w:r w:rsidRPr="00164C3B">
              <w:rPr>
                <w:sz w:val="16"/>
                <w:szCs w:val="16"/>
                <w:rPrChange w:id="441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42" w:author="Fong RERHANG" w:date="2021-06-13T15:45:00Z">
                  <w:rPr>
                    <w:sz w:val="20"/>
                    <w:szCs w:val="20"/>
                  </w:rPr>
                </w:rPrChange>
              </w:rPr>
              <w:t>Meem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579130DA" w14:textId="314E2713" w:rsidR="00172F11" w:rsidRPr="00164C3B" w:rsidRDefault="00172F11" w:rsidP="00172F11">
            <w:pPr>
              <w:jc w:val="center"/>
              <w:rPr>
                <w:color w:val="0D0D0D"/>
                <w:sz w:val="16"/>
                <w:szCs w:val="16"/>
                <w:rPrChange w:id="443" w:author="Fong RERHANG" w:date="2021-06-13T15:45:00Z">
                  <w:rPr>
                    <w:color w:val="0D0D0D"/>
                    <w:sz w:val="20"/>
                    <w:szCs w:val="20"/>
                  </w:rPr>
                </w:rPrChange>
              </w:rPr>
            </w:pPr>
            <w:r w:rsidRPr="00164C3B">
              <w:rPr>
                <w:sz w:val="16"/>
                <w:szCs w:val="16"/>
                <w:rPrChange w:id="444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Kev </w:t>
            </w:r>
            <w:proofErr w:type="spellStart"/>
            <w:r w:rsidRPr="00164C3B">
              <w:rPr>
                <w:sz w:val="16"/>
                <w:szCs w:val="16"/>
                <w:rPrChange w:id="445" w:author="Fong RERHANG" w:date="2021-06-13T15:45:00Z">
                  <w:rPr>
                    <w:sz w:val="20"/>
                    <w:szCs w:val="20"/>
                  </w:rPr>
                </w:rPrChange>
              </w:rPr>
              <w:t>Txawj</w:t>
            </w:r>
            <w:proofErr w:type="spellEnd"/>
            <w:r w:rsidRPr="00164C3B">
              <w:rPr>
                <w:sz w:val="16"/>
                <w:szCs w:val="16"/>
                <w:rPrChange w:id="446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47" w:author="Fong RERHANG" w:date="2021-06-13T15:45:00Z">
                  <w:rPr>
                    <w:sz w:val="20"/>
                    <w:szCs w:val="20"/>
                  </w:rPr>
                </w:rPrChange>
              </w:rPr>
              <w:t>Daws</w:t>
            </w:r>
            <w:proofErr w:type="spellEnd"/>
            <w:r w:rsidRPr="00164C3B">
              <w:rPr>
                <w:sz w:val="16"/>
                <w:szCs w:val="16"/>
                <w:rPrChange w:id="448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49" w:author="Fong RERHANG" w:date="2021-06-13T15:45:00Z">
                  <w:rPr>
                    <w:sz w:val="20"/>
                    <w:szCs w:val="20"/>
                  </w:rPr>
                </w:rPrChange>
              </w:rPr>
              <w:t>Teeb</w:t>
            </w:r>
            <w:proofErr w:type="spellEnd"/>
            <w:r w:rsidRPr="00164C3B">
              <w:rPr>
                <w:sz w:val="16"/>
                <w:szCs w:val="16"/>
                <w:rPrChange w:id="450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51" w:author="Fong RERHANG" w:date="2021-06-13T15:45:00Z">
                  <w:rPr>
                    <w:sz w:val="20"/>
                    <w:szCs w:val="20"/>
                  </w:rPr>
                </w:rPrChange>
              </w:rPr>
              <w:t>Meem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780C11F4" w14:textId="314E0CC7" w:rsidR="00172F11" w:rsidRPr="00164C3B" w:rsidRDefault="00172F11" w:rsidP="00172F11">
            <w:pPr>
              <w:jc w:val="center"/>
              <w:rPr>
                <w:color w:val="000000"/>
                <w:sz w:val="16"/>
                <w:szCs w:val="16"/>
                <w:rPrChange w:id="452" w:author="Fong RERHANG" w:date="2021-06-13T15:45:00Z">
                  <w:rPr>
                    <w:color w:val="000000"/>
                    <w:sz w:val="20"/>
                    <w:szCs w:val="20"/>
                  </w:rPr>
                </w:rPrChange>
              </w:rPr>
            </w:pPr>
            <w:r w:rsidRPr="00164C3B">
              <w:rPr>
                <w:sz w:val="16"/>
                <w:szCs w:val="16"/>
                <w:rPrChange w:id="453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Kev </w:t>
            </w:r>
            <w:proofErr w:type="spellStart"/>
            <w:r w:rsidRPr="00164C3B">
              <w:rPr>
                <w:sz w:val="16"/>
                <w:szCs w:val="16"/>
                <w:rPrChange w:id="454" w:author="Fong RERHANG" w:date="2021-06-13T15:45:00Z">
                  <w:rPr>
                    <w:sz w:val="20"/>
                    <w:szCs w:val="20"/>
                  </w:rPr>
                </w:rPrChange>
              </w:rPr>
              <w:t>Txawj</w:t>
            </w:r>
            <w:proofErr w:type="spellEnd"/>
            <w:r w:rsidRPr="00164C3B">
              <w:rPr>
                <w:sz w:val="16"/>
                <w:szCs w:val="16"/>
                <w:rPrChange w:id="455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56" w:author="Fong RERHANG" w:date="2021-06-13T15:45:00Z">
                  <w:rPr>
                    <w:sz w:val="20"/>
                    <w:szCs w:val="20"/>
                  </w:rPr>
                </w:rPrChange>
              </w:rPr>
              <w:t>Daws</w:t>
            </w:r>
            <w:proofErr w:type="spellEnd"/>
            <w:r w:rsidRPr="00164C3B">
              <w:rPr>
                <w:sz w:val="16"/>
                <w:szCs w:val="16"/>
                <w:rPrChange w:id="457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58" w:author="Fong RERHANG" w:date="2021-06-13T15:45:00Z">
                  <w:rPr>
                    <w:sz w:val="20"/>
                    <w:szCs w:val="20"/>
                  </w:rPr>
                </w:rPrChange>
              </w:rPr>
              <w:t>Teeb</w:t>
            </w:r>
            <w:proofErr w:type="spellEnd"/>
            <w:r w:rsidRPr="00164C3B">
              <w:rPr>
                <w:sz w:val="16"/>
                <w:szCs w:val="16"/>
                <w:rPrChange w:id="459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60" w:author="Fong RERHANG" w:date="2021-06-13T15:45:00Z">
                  <w:rPr>
                    <w:sz w:val="20"/>
                    <w:szCs w:val="20"/>
                  </w:rPr>
                </w:rPrChange>
              </w:rPr>
              <w:t>Meem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219BA07" w14:textId="0E559244" w:rsidR="00172F11" w:rsidRPr="00164C3B" w:rsidRDefault="00172F11" w:rsidP="00172F11">
            <w:pPr>
              <w:jc w:val="center"/>
              <w:rPr>
                <w:color w:val="385623"/>
                <w:sz w:val="16"/>
                <w:szCs w:val="16"/>
                <w:rPrChange w:id="461" w:author="Fong RERHANG" w:date="2021-06-13T15:45:00Z">
                  <w:rPr>
                    <w:color w:val="385623"/>
                    <w:sz w:val="20"/>
                    <w:szCs w:val="20"/>
                  </w:rPr>
                </w:rPrChange>
              </w:rPr>
            </w:pPr>
            <w:r w:rsidRPr="00164C3B">
              <w:rPr>
                <w:sz w:val="16"/>
                <w:szCs w:val="16"/>
                <w:rPrChange w:id="462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Kev </w:t>
            </w:r>
            <w:proofErr w:type="spellStart"/>
            <w:r w:rsidRPr="00164C3B">
              <w:rPr>
                <w:sz w:val="16"/>
                <w:szCs w:val="16"/>
                <w:rPrChange w:id="463" w:author="Fong RERHANG" w:date="2021-06-13T15:45:00Z">
                  <w:rPr>
                    <w:sz w:val="20"/>
                    <w:szCs w:val="20"/>
                  </w:rPr>
                </w:rPrChange>
              </w:rPr>
              <w:t>Txawj</w:t>
            </w:r>
            <w:proofErr w:type="spellEnd"/>
            <w:r w:rsidRPr="00164C3B">
              <w:rPr>
                <w:sz w:val="16"/>
                <w:szCs w:val="16"/>
                <w:rPrChange w:id="464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65" w:author="Fong RERHANG" w:date="2021-06-13T15:45:00Z">
                  <w:rPr>
                    <w:sz w:val="20"/>
                    <w:szCs w:val="20"/>
                  </w:rPr>
                </w:rPrChange>
              </w:rPr>
              <w:t>Daws</w:t>
            </w:r>
            <w:proofErr w:type="spellEnd"/>
            <w:r w:rsidRPr="00164C3B">
              <w:rPr>
                <w:sz w:val="16"/>
                <w:szCs w:val="16"/>
                <w:rPrChange w:id="466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67" w:author="Fong RERHANG" w:date="2021-06-13T15:45:00Z">
                  <w:rPr>
                    <w:sz w:val="20"/>
                    <w:szCs w:val="20"/>
                  </w:rPr>
                </w:rPrChange>
              </w:rPr>
              <w:t>Teeb</w:t>
            </w:r>
            <w:proofErr w:type="spellEnd"/>
            <w:r w:rsidRPr="00164C3B">
              <w:rPr>
                <w:sz w:val="16"/>
                <w:szCs w:val="16"/>
                <w:rPrChange w:id="468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69" w:author="Fong RERHANG" w:date="2021-06-13T15:45:00Z">
                  <w:rPr>
                    <w:sz w:val="20"/>
                    <w:szCs w:val="20"/>
                  </w:rPr>
                </w:rPrChange>
              </w:rPr>
              <w:t>Meem</w:t>
            </w:r>
            <w:proofErr w:type="spellEnd"/>
          </w:p>
        </w:tc>
        <w:tc>
          <w:tcPr>
            <w:tcW w:w="1530" w:type="dxa"/>
          </w:tcPr>
          <w:p w14:paraId="30023FBD" w14:textId="1AF8AC28" w:rsidR="00172F11" w:rsidRPr="00164C3B" w:rsidRDefault="00172F11" w:rsidP="00172F11">
            <w:pPr>
              <w:jc w:val="center"/>
              <w:rPr>
                <w:color w:val="000000"/>
                <w:sz w:val="16"/>
                <w:szCs w:val="16"/>
                <w:rPrChange w:id="470" w:author="Fong RERHANG" w:date="2021-06-13T15:45:00Z">
                  <w:rPr>
                    <w:color w:val="000000"/>
                    <w:sz w:val="20"/>
                    <w:szCs w:val="20"/>
                  </w:rPr>
                </w:rPrChange>
              </w:rPr>
            </w:pPr>
            <w:r w:rsidRPr="00164C3B">
              <w:rPr>
                <w:sz w:val="16"/>
                <w:szCs w:val="16"/>
                <w:rPrChange w:id="471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Kev </w:t>
            </w:r>
            <w:proofErr w:type="spellStart"/>
            <w:r w:rsidRPr="00164C3B">
              <w:rPr>
                <w:sz w:val="16"/>
                <w:szCs w:val="16"/>
                <w:rPrChange w:id="472" w:author="Fong RERHANG" w:date="2021-06-13T15:45:00Z">
                  <w:rPr>
                    <w:sz w:val="20"/>
                    <w:szCs w:val="20"/>
                  </w:rPr>
                </w:rPrChange>
              </w:rPr>
              <w:t>Txawj</w:t>
            </w:r>
            <w:proofErr w:type="spellEnd"/>
            <w:r w:rsidRPr="00164C3B">
              <w:rPr>
                <w:sz w:val="16"/>
                <w:szCs w:val="16"/>
                <w:rPrChange w:id="473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74" w:author="Fong RERHANG" w:date="2021-06-13T15:45:00Z">
                  <w:rPr>
                    <w:sz w:val="20"/>
                    <w:szCs w:val="20"/>
                  </w:rPr>
                </w:rPrChange>
              </w:rPr>
              <w:t>Daws</w:t>
            </w:r>
            <w:proofErr w:type="spellEnd"/>
            <w:r w:rsidRPr="00164C3B">
              <w:rPr>
                <w:sz w:val="16"/>
                <w:szCs w:val="16"/>
                <w:rPrChange w:id="475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76" w:author="Fong RERHANG" w:date="2021-06-13T15:45:00Z">
                  <w:rPr>
                    <w:sz w:val="20"/>
                    <w:szCs w:val="20"/>
                  </w:rPr>
                </w:rPrChange>
              </w:rPr>
              <w:t>Teeb</w:t>
            </w:r>
            <w:proofErr w:type="spellEnd"/>
            <w:r w:rsidRPr="00164C3B">
              <w:rPr>
                <w:sz w:val="16"/>
                <w:szCs w:val="16"/>
                <w:rPrChange w:id="477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78" w:author="Fong RERHANG" w:date="2021-06-13T15:45:00Z">
                  <w:rPr>
                    <w:sz w:val="20"/>
                    <w:szCs w:val="20"/>
                  </w:rPr>
                </w:rPrChange>
              </w:rPr>
              <w:t>Meem</w:t>
            </w:r>
            <w:proofErr w:type="spellEnd"/>
          </w:p>
        </w:tc>
        <w:tc>
          <w:tcPr>
            <w:tcW w:w="1530" w:type="dxa"/>
          </w:tcPr>
          <w:p w14:paraId="6153FB0B" w14:textId="5B6A6218" w:rsidR="00172F11" w:rsidRPr="00164C3B" w:rsidRDefault="00172F11" w:rsidP="00172F11">
            <w:pPr>
              <w:jc w:val="center"/>
              <w:rPr>
                <w:color w:val="000000"/>
                <w:sz w:val="16"/>
                <w:szCs w:val="16"/>
                <w:rPrChange w:id="479" w:author="Fong RERHANG" w:date="2021-06-13T15:45:00Z">
                  <w:rPr>
                    <w:color w:val="000000"/>
                    <w:sz w:val="20"/>
                    <w:szCs w:val="20"/>
                  </w:rPr>
                </w:rPrChange>
              </w:rPr>
            </w:pPr>
            <w:r w:rsidRPr="00164C3B">
              <w:rPr>
                <w:sz w:val="16"/>
                <w:szCs w:val="16"/>
                <w:rPrChange w:id="480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Kev </w:t>
            </w:r>
            <w:proofErr w:type="spellStart"/>
            <w:r w:rsidRPr="00164C3B">
              <w:rPr>
                <w:sz w:val="16"/>
                <w:szCs w:val="16"/>
                <w:rPrChange w:id="481" w:author="Fong RERHANG" w:date="2021-06-13T15:45:00Z">
                  <w:rPr>
                    <w:sz w:val="20"/>
                    <w:szCs w:val="20"/>
                  </w:rPr>
                </w:rPrChange>
              </w:rPr>
              <w:t>Txawj</w:t>
            </w:r>
            <w:proofErr w:type="spellEnd"/>
            <w:r w:rsidRPr="00164C3B">
              <w:rPr>
                <w:sz w:val="16"/>
                <w:szCs w:val="16"/>
                <w:rPrChange w:id="482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83" w:author="Fong RERHANG" w:date="2021-06-13T15:45:00Z">
                  <w:rPr>
                    <w:sz w:val="20"/>
                    <w:szCs w:val="20"/>
                  </w:rPr>
                </w:rPrChange>
              </w:rPr>
              <w:t>Daws</w:t>
            </w:r>
            <w:proofErr w:type="spellEnd"/>
            <w:r w:rsidRPr="00164C3B">
              <w:rPr>
                <w:sz w:val="16"/>
                <w:szCs w:val="16"/>
                <w:rPrChange w:id="484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85" w:author="Fong RERHANG" w:date="2021-06-13T15:45:00Z">
                  <w:rPr>
                    <w:sz w:val="20"/>
                    <w:szCs w:val="20"/>
                  </w:rPr>
                </w:rPrChange>
              </w:rPr>
              <w:t>Teeb</w:t>
            </w:r>
            <w:proofErr w:type="spellEnd"/>
            <w:r w:rsidRPr="00164C3B">
              <w:rPr>
                <w:sz w:val="16"/>
                <w:szCs w:val="16"/>
                <w:rPrChange w:id="486" w:author="Fong RERHANG" w:date="2021-06-13T15:45:00Z">
                  <w:rPr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164C3B">
              <w:rPr>
                <w:sz w:val="16"/>
                <w:szCs w:val="16"/>
                <w:rPrChange w:id="487" w:author="Fong RERHANG" w:date="2021-06-13T15:45:00Z">
                  <w:rPr>
                    <w:sz w:val="20"/>
                    <w:szCs w:val="20"/>
                  </w:rPr>
                </w:rPrChange>
              </w:rPr>
              <w:t>Meem</w:t>
            </w:r>
            <w:proofErr w:type="spellEnd"/>
          </w:p>
        </w:tc>
      </w:tr>
      <w:tr w:rsidR="00172F11" w:rsidRPr="007D09D0" w14:paraId="7B32D894" w14:textId="77777777" w:rsidTr="00E21970">
        <w:trPr>
          <w:trHeight w:val="163"/>
        </w:trPr>
        <w:tc>
          <w:tcPr>
            <w:tcW w:w="1008" w:type="dxa"/>
            <w:shd w:val="clear" w:color="auto" w:fill="auto"/>
          </w:tcPr>
          <w:p w14:paraId="4B21C485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>3-3: 30</w:t>
            </w:r>
          </w:p>
        </w:tc>
        <w:tc>
          <w:tcPr>
            <w:tcW w:w="10800" w:type="dxa"/>
            <w:gridSpan w:val="7"/>
            <w:shd w:val="clear" w:color="auto" w:fill="auto"/>
          </w:tcPr>
          <w:p w14:paraId="697CFE40" w14:textId="7534EAD0" w:rsidR="00172F11" w:rsidRPr="00D76A29" w:rsidRDefault="006527A7" w:rsidP="00172F11">
            <w:pPr>
              <w:jc w:val="center"/>
              <w:rPr>
                <w:color w:val="0D0D0D"/>
                <w:sz w:val="20"/>
                <w:szCs w:val="20"/>
              </w:rPr>
            </w:pPr>
            <w:proofErr w:type="spellStart"/>
            <w:r>
              <w:rPr>
                <w:color w:val="0D0D0D"/>
                <w:sz w:val="20"/>
                <w:szCs w:val="20"/>
              </w:rPr>
              <w:t>Khoom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D0D0D"/>
                <w:sz w:val="20"/>
                <w:szCs w:val="20"/>
              </w:rPr>
              <w:t>Txom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D0D0D"/>
                <w:sz w:val="20"/>
                <w:szCs w:val="20"/>
              </w:rPr>
              <w:t>Ncauj</w:t>
            </w:r>
            <w:proofErr w:type="spellEnd"/>
            <w:r w:rsidR="00172F11" w:rsidRPr="00D76A29">
              <w:rPr>
                <w:color w:val="0D0D0D"/>
                <w:sz w:val="20"/>
                <w:szCs w:val="20"/>
              </w:rPr>
              <w:t xml:space="preserve"> / </w:t>
            </w:r>
            <w:proofErr w:type="spellStart"/>
            <w:r w:rsidR="00172F11" w:rsidRPr="00D76A29">
              <w:rPr>
                <w:color w:val="0D0D0D"/>
                <w:sz w:val="20"/>
                <w:szCs w:val="20"/>
              </w:rPr>
              <w:t>Sij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="00172F11" w:rsidRPr="00D76A29">
              <w:rPr>
                <w:color w:val="0D0D0D"/>
                <w:sz w:val="20"/>
                <w:szCs w:val="20"/>
              </w:rPr>
              <w:t>hawm</w:t>
            </w:r>
            <w:proofErr w:type="spellEnd"/>
            <w:r>
              <w:rPr>
                <w:color w:val="0D0D0D"/>
                <w:sz w:val="20"/>
                <w:szCs w:val="20"/>
              </w:rPr>
              <w:t xml:space="preserve"> So</w:t>
            </w:r>
          </w:p>
        </w:tc>
      </w:tr>
      <w:tr w:rsidR="00172F11" w:rsidRPr="007D09D0" w14:paraId="28AE1857" w14:textId="77777777" w:rsidTr="00E21970">
        <w:trPr>
          <w:trHeight w:val="302"/>
        </w:trPr>
        <w:tc>
          <w:tcPr>
            <w:tcW w:w="1008" w:type="dxa"/>
            <w:shd w:val="clear" w:color="auto" w:fill="auto"/>
          </w:tcPr>
          <w:p w14:paraId="68ABA537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 3: 30-4</w:t>
            </w:r>
          </w:p>
        </w:tc>
        <w:tc>
          <w:tcPr>
            <w:tcW w:w="1530" w:type="dxa"/>
            <w:shd w:val="clear" w:color="auto" w:fill="auto"/>
          </w:tcPr>
          <w:p w14:paraId="1BEE2E23" w14:textId="5D9FA6D0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gramStart"/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ins w:id="488" w:author="Fong RERHANG" w:date="2021-06-13T15:47:00Z">
              <w:r w:rsidR="00164C3B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164C3B"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proofErr w:type="gramEnd"/>
              <w:r w:rsidR="00164C3B">
                <w:rPr>
                  <w:color w:val="000000"/>
                  <w:sz w:val="16"/>
                  <w:szCs w:val="16"/>
                </w:rPr>
                <w:t xml:space="preserve"> Si </w:t>
              </w:r>
              <w:r w:rsidR="00164C3B"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 w:rsidR="00164C3B">
                <w:rPr>
                  <w:color w:val="000000"/>
                  <w:sz w:val="16"/>
                  <w:szCs w:val="16"/>
                </w:rPr>
                <w:t>Mob</w:t>
              </w:r>
            </w:ins>
            <w:ins w:id="489" w:author="Fong RERHANG" w:date="2021-06-13T15:52:00Z">
              <w:r w:rsidR="00164C3B">
                <w:rPr>
                  <w:color w:val="000000"/>
                  <w:sz w:val="16"/>
                  <w:szCs w:val="16"/>
                </w:rPr>
                <w:t xml:space="preserve"> </w:t>
              </w:r>
            </w:ins>
            <w:del w:id="490" w:author="Fong RERHANG" w:date="2021-06-13T15:47:00Z">
              <w:r w:rsidRPr="007B30E8" w:rsidDel="00164C3B">
                <w:rPr>
                  <w:color w:val="000000"/>
                  <w:sz w:val="16"/>
                  <w:szCs w:val="16"/>
                </w:rPr>
                <w:delText>Kho cov kev Ua Si</w:delText>
              </w:r>
            </w:del>
          </w:p>
        </w:tc>
        <w:tc>
          <w:tcPr>
            <w:tcW w:w="1530" w:type="dxa"/>
            <w:shd w:val="clear" w:color="auto" w:fill="auto"/>
          </w:tcPr>
          <w:p w14:paraId="1B6CB18F" w14:textId="67BFBDD5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gramStart"/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ins w:id="491" w:author="Fong RERHANG" w:date="2021-06-13T15:48:00Z">
              <w:r w:rsidR="00164C3B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164C3B"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proofErr w:type="gramEnd"/>
              <w:r w:rsidR="00164C3B">
                <w:rPr>
                  <w:color w:val="000000"/>
                  <w:sz w:val="16"/>
                  <w:szCs w:val="16"/>
                </w:rPr>
                <w:t xml:space="preserve"> Si </w:t>
              </w:r>
              <w:r w:rsidR="00164C3B"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 w:rsidR="00164C3B">
                <w:rPr>
                  <w:color w:val="000000"/>
                  <w:sz w:val="16"/>
                  <w:szCs w:val="16"/>
                </w:rPr>
                <w:t>Mob</w:t>
              </w:r>
            </w:ins>
            <w:del w:id="492" w:author="Fong RERHANG" w:date="2021-06-13T15:48:00Z">
              <w:r w:rsidRPr="007B30E8" w:rsidDel="00164C3B">
                <w:rPr>
                  <w:color w:val="000000"/>
                  <w:sz w:val="16"/>
                  <w:szCs w:val="16"/>
                </w:rPr>
                <w:delText>Kho cov kev Ua Si</w:delText>
              </w:r>
            </w:del>
          </w:p>
        </w:tc>
        <w:tc>
          <w:tcPr>
            <w:tcW w:w="1530" w:type="dxa"/>
            <w:shd w:val="clear" w:color="auto" w:fill="auto"/>
          </w:tcPr>
          <w:p w14:paraId="33E4814F" w14:textId="4A0A4BD4" w:rsidR="00172F11" w:rsidRPr="007B30E8" w:rsidRDefault="00D56226" w:rsidP="00172F11">
            <w:pPr>
              <w:jc w:val="center"/>
              <w:rPr>
                <w:color w:val="0D0D0D"/>
                <w:sz w:val="16"/>
                <w:szCs w:val="16"/>
              </w:rPr>
            </w:pPr>
            <w:proofErr w:type="gramStart"/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ins w:id="493" w:author="Fong RERHANG" w:date="2021-06-13T15:48:00Z">
              <w:r w:rsidR="00164C3B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164C3B"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proofErr w:type="gramEnd"/>
              <w:r w:rsidR="00164C3B">
                <w:rPr>
                  <w:color w:val="000000"/>
                  <w:sz w:val="16"/>
                  <w:szCs w:val="16"/>
                </w:rPr>
                <w:t xml:space="preserve"> Si </w:t>
              </w:r>
              <w:r w:rsidR="00164C3B"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 w:rsidR="00164C3B">
                <w:rPr>
                  <w:color w:val="000000"/>
                  <w:sz w:val="16"/>
                  <w:szCs w:val="16"/>
                </w:rPr>
                <w:t>Mob</w:t>
              </w:r>
            </w:ins>
            <w:del w:id="494" w:author="Fong RERHANG" w:date="2021-06-13T15:48:00Z">
              <w:r w:rsidRPr="007B30E8" w:rsidDel="00164C3B">
                <w:rPr>
                  <w:color w:val="000000"/>
                  <w:sz w:val="16"/>
                  <w:szCs w:val="16"/>
                </w:rPr>
                <w:delText>Kho cov kev Ua Si</w:delText>
              </w:r>
            </w:del>
          </w:p>
        </w:tc>
        <w:tc>
          <w:tcPr>
            <w:tcW w:w="1530" w:type="dxa"/>
            <w:shd w:val="clear" w:color="auto" w:fill="auto"/>
          </w:tcPr>
          <w:p w14:paraId="60417CAD" w14:textId="62C1809E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gramStart"/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ins w:id="495" w:author="Fong RERHANG" w:date="2021-06-13T15:48:00Z">
              <w:r w:rsidR="00164C3B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164C3B"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proofErr w:type="gramEnd"/>
              <w:r w:rsidR="00164C3B">
                <w:rPr>
                  <w:color w:val="000000"/>
                  <w:sz w:val="16"/>
                  <w:szCs w:val="16"/>
                </w:rPr>
                <w:t xml:space="preserve"> Si </w:t>
              </w:r>
              <w:r w:rsidR="00164C3B"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 w:rsidR="00164C3B">
                <w:rPr>
                  <w:color w:val="000000"/>
                  <w:sz w:val="16"/>
                  <w:szCs w:val="16"/>
                </w:rPr>
                <w:t>Mob</w:t>
              </w:r>
            </w:ins>
            <w:del w:id="496" w:author="Fong RERHANG" w:date="2021-06-13T15:48:00Z">
              <w:r w:rsidRPr="007B30E8" w:rsidDel="00164C3B">
                <w:rPr>
                  <w:color w:val="000000"/>
                  <w:sz w:val="16"/>
                  <w:szCs w:val="16"/>
                </w:rPr>
                <w:delText>Kho cov kev Ua Si</w:delText>
              </w:r>
            </w:del>
          </w:p>
        </w:tc>
        <w:tc>
          <w:tcPr>
            <w:tcW w:w="1620" w:type="dxa"/>
            <w:shd w:val="clear" w:color="auto" w:fill="auto"/>
          </w:tcPr>
          <w:p w14:paraId="4B58F5E7" w14:textId="6FF352B5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gramStart"/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ins w:id="497" w:author="Fong RERHANG" w:date="2021-06-13T15:48:00Z">
              <w:r w:rsidR="00164C3B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164C3B"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proofErr w:type="gramEnd"/>
              <w:r w:rsidR="00164C3B">
                <w:rPr>
                  <w:color w:val="000000"/>
                  <w:sz w:val="16"/>
                  <w:szCs w:val="16"/>
                </w:rPr>
                <w:t xml:space="preserve"> Si </w:t>
              </w:r>
              <w:r w:rsidR="00164C3B"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 w:rsidR="00164C3B">
                <w:rPr>
                  <w:color w:val="000000"/>
                  <w:sz w:val="16"/>
                  <w:szCs w:val="16"/>
                </w:rPr>
                <w:t>Mob</w:t>
              </w:r>
            </w:ins>
            <w:del w:id="498" w:author="Fong RERHANG" w:date="2021-06-13T15:48:00Z">
              <w:r w:rsidRPr="007B30E8" w:rsidDel="00164C3B">
                <w:rPr>
                  <w:color w:val="000000"/>
                  <w:sz w:val="16"/>
                  <w:szCs w:val="16"/>
                </w:rPr>
                <w:delText>Kho cov kev Ua Si</w:delText>
              </w:r>
            </w:del>
          </w:p>
        </w:tc>
        <w:tc>
          <w:tcPr>
            <w:tcW w:w="1530" w:type="dxa"/>
          </w:tcPr>
          <w:p w14:paraId="2EDE7ED4" w14:textId="1B997FDF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gramStart"/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ins w:id="499" w:author="Fong RERHANG" w:date="2021-06-13T15:48:00Z">
              <w:r w:rsidR="00164C3B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164C3B"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proofErr w:type="gramEnd"/>
              <w:r w:rsidR="00164C3B">
                <w:rPr>
                  <w:color w:val="000000"/>
                  <w:sz w:val="16"/>
                  <w:szCs w:val="16"/>
                </w:rPr>
                <w:t xml:space="preserve"> Si </w:t>
              </w:r>
              <w:r w:rsidR="00164C3B"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 w:rsidR="00164C3B">
                <w:rPr>
                  <w:color w:val="000000"/>
                  <w:sz w:val="16"/>
                  <w:szCs w:val="16"/>
                </w:rPr>
                <w:t>Mob</w:t>
              </w:r>
            </w:ins>
            <w:del w:id="500" w:author="Fong RERHANG" w:date="2021-06-13T15:48:00Z">
              <w:r w:rsidRPr="007B30E8" w:rsidDel="00164C3B">
                <w:rPr>
                  <w:color w:val="000000"/>
                  <w:sz w:val="16"/>
                  <w:szCs w:val="16"/>
                </w:rPr>
                <w:delText>Kho cov kev Ua Si</w:delText>
              </w:r>
            </w:del>
          </w:p>
        </w:tc>
        <w:tc>
          <w:tcPr>
            <w:tcW w:w="1530" w:type="dxa"/>
          </w:tcPr>
          <w:p w14:paraId="28B451AD" w14:textId="17325F31" w:rsidR="00172F11" w:rsidRPr="007B30E8" w:rsidRDefault="00D56226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gramStart"/>
            <w:r w:rsidRPr="007B30E8">
              <w:rPr>
                <w:color w:val="000000"/>
                <w:sz w:val="16"/>
                <w:szCs w:val="16"/>
              </w:rPr>
              <w:t xml:space="preserve">Kev </w:t>
            </w:r>
            <w:ins w:id="501" w:author="Fong RERHANG" w:date="2021-06-13T15:48:00Z">
              <w:r w:rsidR="00164C3B"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 w:rsidR="00164C3B"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proofErr w:type="gramEnd"/>
              <w:r w:rsidR="00164C3B">
                <w:rPr>
                  <w:color w:val="000000"/>
                  <w:sz w:val="16"/>
                  <w:szCs w:val="16"/>
                </w:rPr>
                <w:t xml:space="preserve"> Si </w:t>
              </w:r>
              <w:r w:rsidR="00164C3B"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 w:rsidR="00164C3B">
                <w:rPr>
                  <w:color w:val="000000"/>
                  <w:sz w:val="16"/>
                  <w:szCs w:val="16"/>
                </w:rPr>
                <w:t>Mob</w:t>
              </w:r>
            </w:ins>
            <w:del w:id="502" w:author="Fong RERHANG" w:date="2021-06-13T15:48:00Z">
              <w:r w:rsidRPr="007B30E8" w:rsidDel="00164C3B">
                <w:rPr>
                  <w:color w:val="000000"/>
                  <w:sz w:val="16"/>
                  <w:szCs w:val="16"/>
                </w:rPr>
                <w:delText>Kho cov kev Ua Si</w:delText>
              </w:r>
            </w:del>
          </w:p>
        </w:tc>
      </w:tr>
      <w:tr w:rsidR="00172F11" w:rsidRPr="007D09D0" w14:paraId="060B883E" w14:textId="77777777" w:rsidTr="00E21970">
        <w:trPr>
          <w:trHeight w:val="217"/>
        </w:trPr>
        <w:tc>
          <w:tcPr>
            <w:tcW w:w="1008" w:type="dxa"/>
            <w:shd w:val="clear" w:color="auto" w:fill="auto"/>
          </w:tcPr>
          <w:p w14:paraId="39E887D0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 4: 00-4: 30</w:t>
            </w:r>
          </w:p>
        </w:tc>
        <w:tc>
          <w:tcPr>
            <w:tcW w:w="1530" w:type="dxa"/>
            <w:shd w:val="clear" w:color="auto" w:fill="auto"/>
          </w:tcPr>
          <w:p w14:paraId="28AF17F9" w14:textId="77777777" w:rsidR="00172F11" w:rsidRPr="00467206" w:rsidRDefault="00172F11" w:rsidP="00172F11">
            <w:pPr>
              <w:jc w:val="center"/>
              <w:rPr>
                <w:sz w:val="16"/>
                <w:szCs w:val="16"/>
              </w:rPr>
            </w:pPr>
            <w:proofErr w:type="spellStart"/>
            <w:r w:rsidRPr="00467206">
              <w:rPr>
                <w:sz w:val="16"/>
                <w:szCs w:val="16"/>
              </w:rPr>
              <w:t>Lub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Neej</w:t>
            </w:r>
            <w:proofErr w:type="spellEnd"/>
            <w:r w:rsidRPr="00467206">
              <w:rPr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sz w:val="16"/>
                <w:szCs w:val="16"/>
              </w:rPr>
              <w:t>Txawj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Ntse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0376407" w14:textId="77777777" w:rsidR="00172F11" w:rsidRPr="00467206" w:rsidRDefault="00172F11" w:rsidP="00172F11">
            <w:pPr>
              <w:jc w:val="center"/>
              <w:rPr>
                <w:sz w:val="16"/>
                <w:szCs w:val="16"/>
              </w:rPr>
            </w:pPr>
            <w:proofErr w:type="spellStart"/>
            <w:r w:rsidRPr="00467206">
              <w:rPr>
                <w:sz w:val="16"/>
                <w:szCs w:val="16"/>
              </w:rPr>
              <w:t>Lub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Neej</w:t>
            </w:r>
            <w:proofErr w:type="spellEnd"/>
            <w:r w:rsidRPr="00467206">
              <w:rPr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sz w:val="16"/>
                <w:szCs w:val="16"/>
              </w:rPr>
              <w:t>Txawj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Ntse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48053FB4" w14:textId="77777777" w:rsidR="00172F11" w:rsidRPr="00467206" w:rsidRDefault="00172F11" w:rsidP="00172F11">
            <w:pPr>
              <w:jc w:val="center"/>
              <w:rPr>
                <w:color w:val="0D0D0D"/>
                <w:sz w:val="16"/>
                <w:szCs w:val="16"/>
              </w:rPr>
            </w:pPr>
            <w:proofErr w:type="spellStart"/>
            <w:r w:rsidRPr="00467206">
              <w:rPr>
                <w:color w:val="0D0D0D"/>
                <w:sz w:val="16"/>
                <w:szCs w:val="16"/>
              </w:rPr>
              <w:t>Lub</w:t>
            </w:r>
            <w:proofErr w:type="spellEnd"/>
            <w:r w:rsidRPr="00467206">
              <w:rPr>
                <w:color w:val="0D0D0D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D0D0D"/>
                <w:sz w:val="16"/>
                <w:szCs w:val="16"/>
              </w:rPr>
              <w:t>Neej</w:t>
            </w:r>
            <w:proofErr w:type="spellEnd"/>
            <w:r w:rsidRPr="00467206">
              <w:rPr>
                <w:color w:val="0D0D0D"/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color w:val="0D0D0D"/>
                <w:sz w:val="16"/>
                <w:szCs w:val="16"/>
              </w:rPr>
              <w:t>Txawj</w:t>
            </w:r>
            <w:proofErr w:type="spellEnd"/>
            <w:r w:rsidRPr="00467206">
              <w:rPr>
                <w:color w:val="0D0D0D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D0D0D"/>
                <w:sz w:val="16"/>
                <w:szCs w:val="16"/>
              </w:rPr>
              <w:t>Ntse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C69AA18" w14:textId="77777777" w:rsidR="00172F11" w:rsidRPr="00467206" w:rsidRDefault="00172F11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spellStart"/>
            <w:r w:rsidRPr="00467206">
              <w:rPr>
                <w:color w:val="000000"/>
                <w:sz w:val="16"/>
                <w:szCs w:val="16"/>
              </w:rPr>
              <w:t>Lub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neej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txawj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4CAF1C0E" w14:textId="77777777" w:rsidR="00172F11" w:rsidRPr="00467206" w:rsidRDefault="00172F11" w:rsidP="00172F11">
            <w:pPr>
              <w:jc w:val="center"/>
              <w:rPr>
                <w:sz w:val="16"/>
                <w:szCs w:val="16"/>
              </w:rPr>
            </w:pPr>
            <w:proofErr w:type="spellStart"/>
            <w:r w:rsidRPr="00467206">
              <w:rPr>
                <w:sz w:val="16"/>
                <w:szCs w:val="16"/>
              </w:rPr>
              <w:t>Lub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Neej</w:t>
            </w:r>
            <w:proofErr w:type="spellEnd"/>
            <w:r w:rsidRPr="00467206">
              <w:rPr>
                <w:sz w:val="16"/>
                <w:szCs w:val="16"/>
              </w:rPr>
              <w:t xml:space="preserve"> Kev </w:t>
            </w:r>
            <w:proofErr w:type="spellStart"/>
            <w:r w:rsidRPr="00467206">
              <w:rPr>
                <w:sz w:val="16"/>
                <w:szCs w:val="16"/>
              </w:rPr>
              <w:t>Txawj</w:t>
            </w:r>
            <w:proofErr w:type="spellEnd"/>
            <w:r w:rsidRPr="00467206">
              <w:rPr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sz w:val="16"/>
                <w:szCs w:val="16"/>
              </w:rPr>
              <w:t>Ntse</w:t>
            </w:r>
            <w:proofErr w:type="spellEnd"/>
          </w:p>
        </w:tc>
        <w:tc>
          <w:tcPr>
            <w:tcW w:w="1530" w:type="dxa"/>
          </w:tcPr>
          <w:p w14:paraId="74D42DE8" w14:textId="77777777" w:rsidR="00172F11" w:rsidRPr="00467206" w:rsidRDefault="00172F11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spellStart"/>
            <w:r w:rsidRPr="00467206">
              <w:rPr>
                <w:color w:val="000000"/>
                <w:sz w:val="16"/>
                <w:szCs w:val="16"/>
              </w:rPr>
              <w:t>Lub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neej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txawj</w:t>
            </w:r>
            <w:proofErr w:type="spellEnd"/>
          </w:p>
        </w:tc>
        <w:tc>
          <w:tcPr>
            <w:tcW w:w="1530" w:type="dxa"/>
          </w:tcPr>
          <w:p w14:paraId="0AF221E8" w14:textId="77777777" w:rsidR="00172F11" w:rsidRPr="00467206" w:rsidRDefault="00172F11" w:rsidP="00172F11">
            <w:pPr>
              <w:jc w:val="center"/>
              <w:rPr>
                <w:color w:val="000000"/>
                <w:sz w:val="16"/>
                <w:szCs w:val="16"/>
              </w:rPr>
            </w:pPr>
            <w:proofErr w:type="spellStart"/>
            <w:r w:rsidRPr="00467206">
              <w:rPr>
                <w:color w:val="000000"/>
                <w:sz w:val="16"/>
                <w:szCs w:val="16"/>
              </w:rPr>
              <w:t>Lub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neej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kev</w:t>
            </w:r>
            <w:proofErr w:type="spellEnd"/>
            <w:r w:rsidRPr="00467206">
              <w:rPr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67206">
              <w:rPr>
                <w:color w:val="000000"/>
                <w:sz w:val="16"/>
                <w:szCs w:val="16"/>
              </w:rPr>
              <w:t>txawj</w:t>
            </w:r>
            <w:proofErr w:type="spellEnd"/>
          </w:p>
        </w:tc>
      </w:tr>
      <w:tr w:rsidR="00172F11" w:rsidRPr="007D09D0" w14:paraId="221B3303" w14:textId="77777777" w:rsidTr="00E21970">
        <w:trPr>
          <w:trHeight w:val="253"/>
        </w:trPr>
        <w:tc>
          <w:tcPr>
            <w:tcW w:w="1008" w:type="dxa"/>
            <w:shd w:val="clear" w:color="auto" w:fill="auto"/>
          </w:tcPr>
          <w:p w14:paraId="03766687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>4: 30-5</w:t>
            </w:r>
          </w:p>
        </w:tc>
        <w:tc>
          <w:tcPr>
            <w:tcW w:w="1530" w:type="dxa"/>
            <w:shd w:val="clear" w:color="auto" w:fill="auto"/>
          </w:tcPr>
          <w:p w14:paraId="7047FEC4" w14:textId="46886D01" w:rsidR="00172F11" w:rsidRPr="00F61CB9" w:rsidRDefault="00172F11" w:rsidP="00172F11">
            <w:pPr>
              <w:jc w:val="center"/>
              <w:rPr>
                <w:color w:val="806000"/>
                <w:sz w:val="17"/>
                <w:szCs w:val="17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="00F61CB9"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="00F61CB9"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="00F61CB9"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="00F61CB9"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="00F61CB9"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="00F61CB9"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="00F61CB9"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1505881D" w14:textId="37A5D91A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10436B06" w14:textId="72D46A24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56D7849" w14:textId="3BF310BB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53AC3759" w14:textId="00B09A7E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</w:tcPr>
          <w:p w14:paraId="10D43F54" w14:textId="75DACD02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  <w:tc>
          <w:tcPr>
            <w:tcW w:w="1530" w:type="dxa"/>
          </w:tcPr>
          <w:p w14:paraId="398E45DE" w14:textId="6E2D54C6" w:rsidR="00172F11" w:rsidRPr="00D76A29" w:rsidRDefault="00F61CB9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F61CB9">
              <w:rPr>
                <w:color w:val="000000"/>
                <w:sz w:val="17"/>
                <w:szCs w:val="17"/>
              </w:rPr>
              <w:t xml:space="preserve">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Kawm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Kev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Noj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Qab</w:t>
            </w:r>
            <w:proofErr w:type="spellEnd"/>
            <w:r w:rsidRPr="00F61CB9">
              <w:rPr>
                <w:color w:val="000000"/>
                <w:sz w:val="17"/>
                <w:szCs w:val="17"/>
              </w:rPr>
              <w:t xml:space="preserve"> Haus </w:t>
            </w:r>
            <w:proofErr w:type="spellStart"/>
            <w:r w:rsidRPr="00F61CB9">
              <w:rPr>
                <w:color w:val="000000"/>
                <w:sz w:val="17"/>
                <w:szCs w:val="17"/>
              </w:rPr>
              <w:t>Huv</w:t>
            </w:r>
            <w:proofErr w:type="spellEnd"/>
          </w:p>
        </w:tc>
      </w:tr>
      <w:tr w:rsidR="00172F11" w:rsidRPr="007D09D0" w14:paraId="0C1326EE" w14:textId="77777777" w:rsidTr="00E21970">
        <w:trPr>
          <w:trHeight w:val="271"/>
        </w:trPr>
        <w:tc>
          <w:tcPr>
            <w:tcW w:w="1008" w:type="dxa"/>
            <w:shd w:val="clear" w:color="auto" w:fill="auto"/>
          </w:tcPr>
          <w:p w14:paraId="0880BA02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5-5: 30 </w:t>
            </w:r>
          </w:p>
        </w:tc>
        <w:tc>
          <w:tcPr>
            <w:tcW w:w="1530" w:type="dxa"/>
            <w:shd w:val="clear" w:color="auto" w:fill="auto"/>
          </w:tcPr>
          <w:p w14:paraId="4D6C8FE1" w14:textId="1BCB51F9" w:rsidR="00172F11" w:rsidRPr="00AE2993" w:rsidRDefault="00164C3B" w:rsidP="00172F11">
            <w:pPr>
              <w:jc w:val="center"/>
              <w:rPr>
                <w:color w:val="385623"/>
                <w:sz w:val="18"/>
                <w:szCs w:val="18"/>
              </w:rPr>
            </w:pPr>
            <w:ins w:id="503" w:author="Fong RERHANG" w:date="2021-06-13T15:51:00Z">
              <w:r>
                <w:rPr>
                  <w:sz w:val="18"/>
                  <w:szCs w:val="18"/>
                </w:rPr>
                <w:t xml:space="preserve">Chav </w:t>
              </w:r>
              <w:proofErr w:type="spellStart"/>
              <w:r>
                <w:rPr>
                  <w:sz w:val="18"/>
                  <w:szCs w:val="18"/>
                </w:rPr>
                <w:t>Rooj</w:t>
              </w:r>
              <w:proofErr w:type="spellEnd"/>
              <w:r>
                <w:rPr>
                  <w:sz w:val="18"/>
                  <w:szCs w:val="18"/>
                </w:rPr>
                <w:t xml:space="preserve"> Sib </w:t>
              </w:r>
              <w:proofErr w:type="spellStart"/>
              <w:r>
                <w:rPr>
                  <w:sz w:val="18"/>
                  <w:szCs w:val="18"/>
                </w:rPr>
                <w:t>Tham</w:t>
              </w:r>
              <w:proofErr w:type="spellEnd"/>
              <w:r>
                <w:rPr>
                  <w:sz w:val="18"/>
                  <w:szCs w:val="18"/>
                </w:rPr>
                <w:t xml:space="preserve"> </w:t>
              </w:r>
            </w:ins>
            <w:del w:id="504" w:author="Fong RERHANG" w:date="2021-06-13T15:51:00Z">
              <w:r w:rsidR="00AE2993" w:rsidRPr="00AE2993" w:rsidDel="00164C3B">
                <w:rPr>
                  <w:sz w:val="18"/>
                  <w:szCs w:val="18"/>
                </w:rPr>
                <w:delText>Kawm Chav Cuab</w:delText>
              </w:r>
            </w:del>
          </w:p>
        </w:tc>
        <w:tc>
          <w:tcPr>
            <w:tcW w:w="1530" w:type="dxa"/>
            <w:shd w:val="clear" w:color="auto" w:fill="auto"/>
          </w:tcPr>
          <w:p w14:paraId="58D88A92" w14:textId="545B89BC" w:rsidR="00172F11" w:rsidRPr="00D76A29" w:rsidRDefault="00164C3B" w:rsidP="00172F11">
            <w:pPr>
              <w:jc w:val="center"/>
              <w:rPr>
                <w:sz w:val="20"/>
                <w:szCs w:val="20"/>
              </w:rPr>
            </w:pPr>
            <w:ins w:id="505" w:author="Fong RERHANG" w:date="2021-06-13T15:51:00Z">
              <w:r>
                <w:rPr>
                  <w:sz w:val="18"/>
                  <w:szCs w:val="18"/>
                </w:rPr>
                <w:t xml:space="preserve">Chav </w:t>
              </w:r>
              <w:proofErr w:type="spellStart"/>
              <w:r>
                <w:rPr>
                  <w:sz w:val="18"/>
                  <w:szCs w:val="18"/>
                </w:rPr>
                <w:t>Rooj</w:t>
              </w:r>
              <w:proofErr w:type="spellEnd"/>
              <w:r>
                <w:rPr>
                  <w:sz w:val="18"/>
                  <w:szCs w:val="18"/>
                </w:rPr>
                <w:t xml:space="preserve"> Sib </w:t>
              </w:r>
              <w:proofErr w:type="spellStart"/>
              <w:r>
                <w:rPr>
                  <w:sz w:val="18"/>
                  <w:szCs w:val="18"/>
                </w:rPr>
                <w:t>Tham</w:t>
              </w:r>
            </w:ins>
            <w:proofErr w:type="spellEnd"/>
            <w:del w:id="506" w:author="Fong RERHANG" w:date="2021-06-13T15:51:00Z">
              <w:r w:rsidR="00AE2993" w:rsidRPr="00AE2993" w:rsidDel="00164C3B">
                <w:rPr>
                  <w:sz w:val="18"/>
                  <w:szCs w:val="18"/>
                </w:rPr>
                <w:delText>Kawm Chav Cuab</w:delText>
              </w:r>
            </w:del>
          </w:p>
        </w:tc>
        <w:tc>
          <w:tcPr>
            <w:tcW w:w="1530" w:type="dxa"/>
            <w:shd w:val="clear" w:color="auto" w:fill="auto"/>
          </w:tcPr>
          <w:p w14:paraId="0648E918" w14:textId="198CF09C" w:rsidR="00172F11" w:rsidRPr="00D76A29" w:rsidRDefault="00164C3B" w:rsidP="00172F11">
            <w:pPr>
              <w:jc w:val="center"/>
              <w:rPr>
                <w:sz w:val="20"/>
                <w:szCs w:val="20"/>
              </w:rPr>
            </w:pPr>
            <w:ins w:id="507" w:author="Fong RERHANG" w:date="2021-06-13T15:51:00Z">
              <w:r>
                <w:rPr>
                  <w:sz w:val="18"/>
                  <w:szCs w:val="18"/>
                </w:rPr>
                <w:t xml:space="preserve">Chav </w:t>
              </w:r>
              <w:proofErr w:type="spellStart"/>
              <w:r>
                <w:rPr>
                  <w:sz w:val="18"/>
                  <w:szCs w:val="18"/>
                </w:rPr>
                <w:t>Rooj</w:t>
              </w:r>
              <w:proofErr w:type="spellEnd"/>
              <w:r>
                <w:rPr>
                  <w:sz w:val="18"/>
                  <w:szCs w:val="18"/>
                </w:rPr>
                <w:t xml:space="preserve"> Sib </w:t>
              </w:r>
              <w:proofErr w:type="spellStart"/>
              <w:r>
                <w:rPr>
                  <w:sz w:val="18"/>
                  <w:szCs w:val="18"/>
                </w:rPr>
                <w:t>Tham</w:t>
              </w:r>
            </w:ins>
            <w:proofErr w:type="spellEnd"/>
            <w:del w:id="508" w:author="Fong RERHANG" w:date="2021-06-13T15:51:00Z">
              <w:r w:rsidR="00AE2993" w:rsidRPr="00AE2993" w:rsidDel="00164C3B">
                <w:rPr>
                  <w:sz w:val="18"/>
                  <w:szCs w:val="18"/>
                </w:rPr>
                <w:delText>Kawm Chav Cuab</w:delText>
              </w:r>
            </w:del>
          </w:p>
        </w:tc>
        <w:tc>
          <w:tcPr>
            <w:tcW w:w="1530" w:type="dxa"/>
            <w:shd w:val="clear" w:color="auto" w:fill="auto"/>
          </w:tcPr>
          <w:p w14:paraId="36230055" w14:textId="050C7519" w:rsidR="00172F11" w:rsidRPr="00D76A29" w:rsidRDefault="00164C3B" w:rsidP="00172F11">
            <w:pPr>
              <w:jc w:val="center"/>
              <w:rPr>
                <w:sz w:val="20"/>
                <w:szCs w:val="20"/>
              </w:rPr>
            </w:pPr>
            <w:ins w:id="509" w:author="Fong RERHANG" w:date="2021-06-13T15:51:00Z">
              <w:r>
                <w:rPr>
                  <w:sz w:val="18"/>
                  <w:szCs w:val="18"/>
                </w:rPr>
                <w:t xml:space="preserve">Chav </w:t>
              </w:r>
              <w:proofErr w:type="spellStart"/>
              <w:r>
                <w:rPr>
                  <w:sz w:val="18"/>
                  <w:szCs w:val="18"/>
                </w:rPr>
                <w:t>Rooj</w:t>
              </w:r>
              <w:proofErr w:type="spellEnd"/>
              <w:r>
                <w:rPr>
                  <w:sz w:val="18"/>
                  <w:szCs w:val="18"/>
                </w:rPr>
                <w:t xml:space="preserve"> Sib </w:t>
              </w:r>
              <w:proofErr w:type="spellStart"/>
              <w:r>
                <w:rPr>
                  <w:sz w:val="18"/>
                  <w:szCs w:val="18"/>
                </w:rPr>
                <w:t>Tham</w:t>
              </w:r>
            </w:ins>
            <w:proofErr w:type="spellEnd"/>
            <w:ins w:id="510" w:author="Fong RERHANG" w:date="2021-06-13T15:52:00Z">
              <w:r>
                <w:rPr>
                  <w:sz w:val="18"/>
                  <w:szCs w:val="18"/>
                </w:rPr>
                <w:t xml:space="preserve"> </w:t>
              </w:r>
            </w:ins>
            <w:del w:id="511" w:author="Fong RERHANG" w:date="2021-06-13T15:51:00Z">
              <w:r w:rsidR="00AE2993" w:rsidRPr="00AE2993" w:rsidDel="00164C3B">
                <w:rPr>
                  <w:sz w:val="18"/>
                  <w:szCs w:val="18"/>
                </w:rPr>
                <w:delText>Kawm Chav Cuab</w:delText>
              </w:r>
            </w:del>
          </w:p>
        </w:tc>
        <w:tc>
          <w:tcPr>
            <w:tcW w:w="1620" w:type="dxa"/>
            <w:shd w:val="clear" w:color="auto" w:fill="auto"/>
          </w:tcPr>
          <w:p w14:paraId="77D082B6" w14:textId="6AECAEE0" w:rsidR="00172F11" w:rsidRPr="00D76A29" w:rsidRDefault="00164C3B" w:rsidP="00172F11">
            <w:pPr>
              <w:jc w:val="center"/>
              <w:rPr>
                <w:sz w:val="20"/>
                <w:szCs w:val="20"/>
              </w:rPr>
            </w:pPr>
            <w:ins w:id="512" w:author="Fong RERHANG" w:date="2021-06-13T15:52:00Z">
              <w:r>
                <w:rPr>
                  <w:sz w:val="18"/>
                  <w:szCs w:val="18"/>
                </w:rPr>
                <w:t xml:space="preserve">Chav </w:t>
              </w:r>
              <w:proofErr w:type="spellStart"/>
              <w:r>
                <w:rPr>
                  <w:sz w:val="18"/>
                  <w:szCs w:val="18"/>
                </w:rPr>
                <w:t>Rooj</w:t>
              </w:r>
              <w:proofErr w:type="spellEnd"/>
              <w:r>
                <w:rPr>
                  <w:sz w:val="18"/>
                  <w:szCs w:val="18"/>
                </w:rPr>
                <w:t xml:space="preserve"> Sib </w:t>
              </w:r>
              <w:proofErr w:type="spellStart"/>
              <w:r>
                <w:rPr>
                  <w:sz w:val="18"/>
                  <w:szCs w:val="18"/>
                </w:rPr>
                <w:t>Tham</w:t>
              </w:r>
            </w:ins>
            <w:proofErr w:type="spellEnd"/>
            <w:del w:id="513" w:author="Fong RERHANG" w:date="2021-06-13T15:52:00Z">
              <w:r w:rsidR="00AE2993" w:rsidRPr="00AE2993" w:rsidDel="00164C3B">
                <w:rPr>
                  <w:sz w:val="18"/>
                  <w:szCs w:val="18"/>
                </w:rPr>
                <w:delText>Kawm Chav Cuab</w:delText>
              </w:r>
            </w:del>
          </w:p>
        </w:tc>
        <w:tc>
          <w:tcPr>
            <w:tcW w:w="1530" w:type="dxa"/>
            <w:shd w:val="clear" w:color="auto" w:fill="auto"/>
          </w:tcPr>
          <w:p w14:paraId="1533650C" w14:textId="55CA6EEB" w:rsidR="00172F11" w:rsidRPr="00D76A29" w:rsidRDefault="00164C3B" w:rsidP="00172F11">
            <w:pPr>
              <w:jc w:val="center"/>
              <w:rPr>
                <w:sz w:val="20"/>
                <w:szCs w:val="20"/>
              </w:rPr>
            </w:pPr>
            <w:ins w:id="514" w:author="Fong RERHANG" w:date="2021-06-13T15:52:00Z">
              <w:r>
                <w:rPr>
                  <w:sz w:val="18"/>
                  <w:szCs w:val="18"/>
                </w:rPr>
                <w:t xml:space="preserve">Chav </w:t>
              </w:r>
              <w:proofErr w:type="spellStart"/>
              <w:r>
                <w:rPr>
                  <w:sz w:val="18"/>
                  <w:szCs w:val="18"/>
                </w:rPr>
                <w:t>Rooj</w:t>
              </w:r>
              <w:proofErr w:type="spellEnd"/>
              <w:r>
                <w:rPr>
                  <w:sz w:val="18"/>
                  <w:szCs w:val="18"/>
                </w:rPr>
                <w:t xml:space="preserve"> Sib </w:t>
              </w:r>
              <w:proofErr w:type="spellStart"/>
              <w:r>
                <w:rPr>
                  <w:sz w:val="18"/>
                  <w:szCs w:val="18"/>
                </w:rPr>
                <w:t>Tham</w:t>
              </w:r>
            </w:ins>
            <w:proofErr w:type="spellEnd"/>
            <w:del w:id="515" w:author="Fong RERHANG" w:date="2021-06-13T15:52:00Z">
              <w:r w:rsidR="00AE2993" w:rsidRPr="00AE2993" w:rsidDel="00164C3B">
                <w:rPr>
                  <w:sz w:val="18"/>
                  <w:szCs w:val="18"/>
                </w:rPr>
                <w:delText>Kawm Chav Cuab</w:delText>
              </w:r>
            </w:del>
          </w:p>
        </w:tc>
        <w:tc>
          <w:tcPr>
            <w:tcW w:w="1530" w:type="dxa"/>
            <w:shd w:val="clear" w:color="auto" w:fill="auto"/>
          </w:tcPr>
          <w:p w14:paraId="6FB84A9C" w14:textId="02A70CB8" w:rsidR="00172F11" w:rsidRPr="00D76A29" w:rsidRDefault="00164C3B" w:rsidP="00172F11">
            <w:pPr>
              <w:jc w:val="center"/>
              <w:rPr>
                <w:sz w:val="20"/>
                <w:szCs w:val="20"/>
              </w:rPr>
            </w:pPr>
            <w:ins w:id="516" w:author="Fong RERHANG" w:date="2021-06-13T15:52:00Z">
              <w:r>
                <w:rPr>
                  <w:sz w:val="18"/>
                  <w:szCs w:val="18"/>
                </w:rPr>
                <w:t xml:space="preserve">Chav </w:t>
              </w:r>
              <w:proofErr w:type="spellStart"/>
              <w:r>
                <w:rPr>
                  <w:sz w:val="18"/>
                  <w:szCs w:val="18"/>
                </w:rPr>
                <w:t>Rooj</w:t>
              </w:r>
              <w:proofErr w:type="spellEnd"/>
              <w:r>
                <w:rPr>
                  <w:sz w:val="18"/>
                  <w:szCs w:val="18"/>
                </w:rPr>
                <w:t xml:space="preserve"> Sib </w:t>
              </w:r>
              <w:proofErr w:type="spellStart"/>
              <w:r>
                <w:rPr>
                  <w:sz w:val="18"/>
                  <w:szCs w:val="18"/>
                </w:rPr>
                <w:t>Tham</w:t>
              </w:r>
            </w:ins>
            <w:proofErr w:type="spellEnd"/>
            <w:del w:id="517" w:author="Fong RERHANG" w:date="2021-06-13T15:52:00Z">
              <w:r w:rsidR="00AE2993" w:rsidRPr="00AE2993" w:rsidDel="00164C3B">
                <w:rPr>
                  <w:sz w:val="18"/>
                  <w:szCs w:val="18"/>
                </w:rPr>
                <w:delText>Kawm Chav Cuab</w:delText>
              </w:r>
            </w:del>
          </w:p>
        </w:tc>
      </w:tr>
      <w:tr w:rsidR="00172F11" w:rsidRPr="007D09D0" w14:paraId="4BC88220" w14:textId="77777777" w:rsidTr="00E21970">
        <w:trPr>
          <w:trHeight w:val="230"/>
        </w:trPr>
        <w:tc>
          <w:tcPr>
            <w:tcW w:w="1008" w:type="dxa"/>
            <w:shd w:val="clear" w:color="auto" w:fill="auto"/>
          </w:tcPr>
          <w:p w14:paraId="55C92D6F" w14:textId="77777777" w:rsidR="00172F11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 5: 30-66: 30 </w:t>
            </w:r>
          </w:p>
        </w:tc>
        <w:tc>
          <w:tcPr>
            <w:tcW w:w="10800" w:type="dxa"/>
            <w:gridSpan w:val="7"/>
            <w:shd w:val="clear" w:color="auto" w:fill="auto"/>
          </w:tcPr>
          <w:p w14:paraId="21E0E546" w14:textId="67C22AAF" w:rsidR="00172F11" w:rsidRPr="00D76A29" w:rsidRDefault="00172F11" w:rsidP="00172F11">
            <w:pPr>
              <w:tabs>
                <w:tab w:val="center" w:pos="5427"/>
                <w:tab w:val="left" w:pos="8280"/>
              </w:tabs>
              <w:contextualSpacing/>
              <w:jc w:val="center"/>
              <w:rPr>
                <w:color w:val="0D0D0D"/>
                <w:sz w:val="20"/>
                <w:szCs w:val="20"/>
              </w:rPr>
            </w:pPr>
            <w:proofErr w:type="spellStart"/>
            <w:r w:rsidRPr="00D76A29">
              <w:rPr>
                <w:color w:val="0D0D0D"/>
                <w:sz w:val="20"/>
                <w:szCs w:val="20"/>
              </w:rPr>
              <w:t>Noj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D0D0D"/>
                <w:sz w:val="20"/>
                <w:szCs w:val="20"/>
              </w:rPr>
              <w:t>Hmo</w:t>
            </w:r>
            <w:proofErr w:type="spellEnd"/>
            <w:del w:id="518" w:author="Fong RERHANG" w:date="2021-06-13T15:52:00Z">
              <w:r w:rsidRPr="00D76A29" w:rsidDel="00164C3B">
                <w:rPr>
                  <w:color w:val="0D0D0D"/>
                  <w:sz w:val="20"/>
                  <w:szCs w:val="20"/>
                </w:rPr>
                <w:delText xml:space="preserve"> </w:delText>
              </w:r>
            </w:del>
            <w:r w:rsidRPr="00D76A29">
              <w:rPr>
                <w:color w:val="0D0D0D"/>
                <w:sz w:val="20"/>
                <w:szCs w:val="20"/>
              </w:rPr>
              <w:t>/</w:t>
            </w:r>
            <w:proofErr w:type="spellStart"/>
            <w:del w:id="519" w:author="Fong RERHANG" w:date="2021-06-13T15:52:00Z">
              <w:r w:rsidRPr="00D76A29" w:rsidDel="00164C3B">
                <w:rPr>
                  <w:color w:val="0D0D0D"/>
                  <w:sz w:val="20"/>
                  <w:szCs w:val="20"/>
                </w:rPr>
                <w:delText xml:space="preserve"> </w:delText>
              </w:r>
            </w:del>
            <w:r w:rsidRPr="00D76A29">
              <w:rPr>
                <w:color w:val="0D0D0D"/>
                <w:sz w:val="20"/>
                <w:szCs w:val="20"/>
              </w:rPr>
              <w:t>Lub</w:t>
            </w:r>
            <w:proofErr w:type="spellEnd"/>
            <w:r w:rsidRPr="00D76A29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D0D0D"/>
                <w:sz w:val="20"/>
                <w:szCs w:val="20"/>
              </w:rPr>
              <w:t>Sij</w:t>
            </w:r>
            <w:proofErr w:type="spellEnd"/>
            <w:r w:rsidR="00E67210">
              <w:rPr>
                <w:color w:val="0D0D0D"/>
                <w:sz w:val="20"/>
                <w:szCs w:val="20"/>
              </w:rPr>
              <w:t xml:space="preserve"> </w:t>
            </w:r>
            <w:proofErr w:type="spellStart"/>
            <w:r w:rsidRPr="00D76A29">
              <w:rPr>
                <w:color w:val="0D0D0D"/>
                <w:sz w:val="20"/>
                <w:szCs w:val="20"/>
              </w:rPr>
              <w:t>hawm</w:t>
            </w:r>
            <w:proofErr w:type="spellEnd"/>
            <w:r w:rsidR="00E67210">
              <w:rPr>
                <w:color w:val="0D0D0D"/>
                <w:sz w:val="20"/>
                <w:szCs w:val="20"/>
              </w:rPr>
              <w:t xml:space="preserve"> So</w:t>
            </w:r>
          </w:p>
        </w:tc>
      </w:tr>
      <w:tr w:rsidR="00172F11" w:rsidRPr="007D09D0" w14:paraId="35E22EC1" w14:textId="77777777" w:rsidTr="00E21970">
        <w:trPr>
          <w:trHeight w:val="289"/>
        </w:trPr>
        <w:tc>
          <w:tcPr>
            <w:tcW w:w="1008" w:type="dxa"/>
            <w:shd w:val="clear" w:color="auto" w:fill="auto"/>
          </w:tcPr>
          <w:p w14:paraId="6634DB57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6: 30-7 </w:t>
            </w:r>
          </w:p>
        </w:tc>
        <w:tc>
          <w:tcPr>
            <w:tcW w:w="1530" w:type="dxa"/>
            <w:shd w:val="clear" w:color="auto" w:fill="auto"/>
          </w:tcPr>
          <w:p w14:paraId="14CF9105" w14:textId="15160359" w:rsidR="00172F11" w:rsidRPr="007B30E8" w:rsidRDefault="00164C3B" w:rsidP="00172F11">
            <w:pPr>
              <w:jc w:val="center"/>
              <w:rPr>
                <w:color w:val="000000"/>
                <w:sz w:val="16"/>
                <w:szCs w:val="16"/>
              </w:rPr>
            </w:pPr>
            <w:ins w:id="520" w:author="Fong RERHANG" w:date="2021-06-13T15:52:00Z">
              <w:r w:rsidRPr="007B30E8">
                <w:rPr>
                  <w:color w:val="000000"/>
                  <w:sz w:val="16"/>
                  <w:szCs w:val="16"/>
                </w:rPr>
                <w:t xml:space="preserve">Kev </w:t>
              </w:r>
              <w:proofErr w:type="spellStart"/>
              <w:r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r>
                <w:rPr>
                  <w:color w:val="000000"/>
                  <w:sz w:val="16"/>
                  <w:szCs w:val="16"/>
                </w:rPr>
                <w:t xml:space="preserve"> Si </w:t>
              </w:r>
              <w:r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>
                <w:rPr>
                  <w:color w:val="000000"/>
                  <w:sz w:val="16"/>
                  <w:szCs w:val="16"/>
                </w:rPr>
                <w:t>Mob</w:t>
              </w:r>
            </w:ins>
            <w:del w:id="521" w:author="Fong RERHANG" w:date="2021-06-13T15:52:00Z">
              <w:r w:rsidR="00EC3918" w:rsidRPr="007B30E8" w:rsidDel="00164C3B">
                <w:rPr>
                  <w:color w:val="000000"/>
                  <w:sz w:val="16"/>
                  <w:szCs w:val="16"/>
                </w:rPr>
                <w:delText>Kev Kho cov kev Ua Si</w:delText>
              </w:r>
            </w:del>
          </w:p>
        </w:tc>
        <w:tc>
          <w:tcPr>
            <w:tcW w:w="1530" w:type="dxa"/>
            <w:shd w:val="clear" w:color="auto" w:fill="auto"/>
          </w:tcPr>
          <w:p w14:paraId="79FB1C51" w14:textId="1CA22FF1" w:rsidR="00172F11" w:rsidRPr="007B30E8" w:rsidRDefault="00164C3B" w:rsidP="00172F11">
            <w:pPr>
              <w:jc w:val="center"/>
              <w:rPr>
                <w:color w:val="000000"/>
                <w:sz w:val="16"/>
                <w:szCs w:val="16"/>
              </w:rPr>
            </w:pPr>
            <w:ins w:id="522" w:author="Fong RERHANG" w:date="2021-06-13T15:52:00Z">
              <w:r w:rsidRPr="007B30E8">
                <w:rPr>
                  <w:color w:val="000000"/>
                  <w:sz w:val="16"/>
                  <w:szCs w:val="16"/>
                </w:rPr>
                <w:t>Kev</w:t>
              </w:r>
              <w:r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r>
                <w:rPr>
                  <w:color w:val="000000"/>
                  <w:sz w:val="16"/>
                  <w:szCs w:val="16"/>
                </w:rPr>
                <w:t xml:space="preserve"> Si </w:t>
              </w:r>
              <w:r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>
                <w:rPr>
                  <w:color w:val="000000"/>
                  <w:sz w:val="16"/>
                  <w:szCs w:val="16"/>
                </w:rPr>
                <w:t>Mob</w:t>
              </w:r>
            </w:ins>
            <w:del w:id="523" w:author="Fong RERHANG" w:date="2021-06-13T15:52:00Z">
              <w:r w:rsidR="00EC3918" w:rsidRPr="007B30E8" w:rsidDel="00164C3B">
                <w:rPr>
                  <w:color w:val="000000"/>
                  <w:sz w:val="16"/>
                  <w:szCs w:val="16"/>
                </w:rPr>
                <w:delText>Kev Kho cov kev Ua Si</w:delText>
              </w:r>
            </w:del>
          </w:p>
        </w:tc>
        <w:tc>
          <w:tcPr>
            <w:tcW w:w="1530" w:type="dxa"/>
            <w:tcBorders>
              <w:bottom w:val="nil"/>
            </w:tcBorders>
            <w:shd w:val="clear" w:color="auto" w:fill="auto"/>
          </w:tcPr>
          <w:p w14:paraId="317A55C6" w14:textId="766505F3" w:rsidR="00172F11" w:rsidRPr="007B30E8" w:rsidRDefault="00164C3B" w:rsidP="00172F11">
            <w:pPr>
              <w:jc w:val="center"/>
              <w:rPr>
                <w:color w:val="0D0D0D"/>
                <w:sz w:val="16"/>
                <w:szCs w:val="16"/>
              </w:rPr>
            </w:pPr>
            <w:ins w:id="524" w:author="Fong RERHANG" w:date="2021-06-13T15:52:00Z">
              <w:r w:rsidRPr="007B30E8">
                <w:rPr>
                  <w:color w:val="000000"/>
                  <w:sz w:val="16"/>
                  <w:szCs w:val="16"/>
                </w:rPr>
                <w:t xml:space="preserve">Kev </w:t>
              </w:r>
              <w:proofErr w:type="spellStart"/>
              <w:r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r>
                <w:rPr>
                  <w:color w:val="000000"/>
                  <w:sz w:val="16"/>
                  <w:szCs w:val="16"/>
                </w:rPr>
                <w:t xml:space="preserve"> Si </w:t>
              </w:r>
              <w:r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>
                <w:rPr>
                  <w:color w:val="000000"/>
                  <w:sz w:val="16"/>
                  <w:szCs w:val="16"/>
                </w:rPr>
                <w:t>Mob</w:t>
              </w:r>
            </w:ins>
            <w:del w:id="525" w:author="Fong RERHANG" w:date="2021-06-13T15:52:00Z">
              <w:r w:rsidR="00EC3918" w:rsidRPr="007B30E8" w:rsidDel="00164C3B">
                <w:rPr>
                  <w:color w:val="000000"/>
                  <w:sz w:val="16"/>
                  <w:szCs w:val="16"/>
                </w:rPr>
                <w:delText>Kev Kho cov kev Ua Si</w:delText>
              </w:r>
            </w:del>
          </w:p>
        </w:tc>
        <w:tc>
          <w:tcPr>
            <w:tcW w:w="1530" w:type="dxa"/>
            <w:shd w:val="clear" w:color="auto" w:fill="auto"/>
          </w:tcPr>
          <w:p w14:paraId="3D395AA1" w14:textId="0794E6C0" w:rsidR="00172F11" w:rsidRPr="007B30E8" w:rsidRDefault="00164C3B" w:rsidP="00172F11">
            <w:pPr>
              <w:jc w:val="center"/>
              <w:rPr>
                <w:color w:val="000000"/>
                <w:sz w:val="16"/>
                <w:szCs w:val="16"/>
              </w:rPr>
            </w:pPr>
            <w:ins w:id="526" w:author="Fong RERHANG" w:date="2021-06-13T15:53:00Z">
              <w:r w:rsidRPr="007B30E8">
                <w:rPr>
                  <w:color w:val="000000"/>
                  <w:sz w:val="16"/>
                  <w:szCs w:val="16"/>
                </w:rPr>
                <w:t xml:space="preserve">Kev </w:t>
              </w:r>
              <w:proofErr w:type="spellStart"/>
              <w:r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r>
                <w:rPr>
                  <w:color w:val="000000"/>
                  <w:sz w:val="16"/>
                  <w:szCs w:val="16"/>
                </w:rPr>
                <w:t xml:space="preserve"> Si </w:t>
              </w:r>
              <w:r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>
                <w:rPr>
                  <w:color w:val="000000"/>
                  <w:sz w:val="16"/>
                  <w:szCs w:val="16"/>
                </w:rPr>
                <w:t>Mob</w:t>
              </w:r>
            </w:ins>
            <w:del w:id="527" w:author="Fong RERHANG" w:date="2021-06-13T15:53:00Z">
              <w:r w:rsidR="00EC3918" w:rsidRPr="007B30E8" w:rsidDel="00164C3B">
                <w:rPr>
                  <w:color w:val="000000"/>
                  <w:sz w:val="16"/>
                  <w:szCs w:val="16"/>
                </w:rPr>
                <w:delText>Kev Kho cov kev Ua Si</w:delText>
              </w:r>
            </w:del>
          </w:p>
        </w:tc>
        <w:tc>
          <w:tcPr>
            <w:tcW w:w="1620" w:type="dxa"/>
            <w:shd w:val="clear" w:color="auto" w:fill="auto"/>
          </w:tcPr>
          <w:p w14:paraId="5C56BA30" w14:textId="045337EB" w:rsidR="00172F11" w:rsidRPr="007B30E8" w:rsidRDefault="00164C3B" w:rsidP="00172F11">
            <w:pPr>
              <w:jc w:val="center"/>
              <w:rPr>
                <w:color w:val="000000"/>
                <w:sz w:val="16"/>
                <w:szCs w:val="16"/>
              </w:rPr>
            </w:pPr>
            <w:ins w:id="528" w:author="Fong RERHANG" w:date="2021-06-13T15:53:00Z">
              <w:r w:rsidRPr="007B30E8">
                <w:rPr>
                  <w:color w:val="000000"/>
                  <w:sz w:val="16"/>
                  <w:szCs w:val="16"/>
                </w:rPr>
                <w:t>Kev</w:t>
              </w:r>
              <w:r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r>
                <w:rPr>
                  <w:color w:val="000000"/>
                  <w:sz w:val="16"/>
                  <w:szCs w:val="16"/>
                </w:rPr>
                <w:t xml:space="preserve"> Si </w:t>
              </w:r>
              <w:r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>
                <w:rPr>
                  <w:color w:val="000000"/>
                  <w:sz w:val="16"/>
                  <w:szCs w:val="16"/>
                </w:rPr>
                <w:t>Mob</w:t>
              </w:r>
            </w:ins>
            <w:del w:id="529" w:author="Fong RERHANG" w:date="2021-06-13T15:53:00Z">
              <w:r w:rsidR="00EC3918" w:rsidRPr="007B30E8" w:rsidDel="00164C3B">
                <w:rPr>
                  <w:color w:val="000000"/>
                  <w:sz w:val="16"/>
                  <w:szCs w:val="16"/>
                </w:rPr>
                <w:delText>Kev Kho cov kev Ua Si</w:delText>
              </w:r>
            </w:del>
          </w:p>
        </w:tc>
        <w:tc>
          <w:tcPr>
            <w:tcW w:w="1530" w:type="dxa"/>
          </w:tcPr>
          <w:p w14:paraId="0631AC44" w14:textId="76145023" w:rsidR="00172F11" w:rsidRPr="007B30E8" w:rsidRDefault="00164C3B" w:rsidP="00172F11">
            <w:pPr>
              <w:jc w:val="center"/>
              <w:rPr>
                <w:color w:val="000000"/>
                <w:sz w:val="16"/>
                <w:szCs w:val="16"/>
              </w:rPr>
            </w:pPr>
            <w:ins w:id="530" w:author="Fong RERHANG" w:date="2021-06-13T15:53:00Z">
              <w:r w:rsidRPr="007B30E8">
                <w:rPr>
                  <w:color w:val="000000"/>
                  <w:sz w:val="16"/>
                  <w:szCs w:val="16"/>
                </w:rPr>
                <w:t xml:space="preserve">Kev </w:t>
              </w:r>
              <w:proofErr w:type="spellStart"/>
              <w:r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r>
                <w:rPr>
                  <w:color w:val="000000"/>
                  <w:sz w:val="16"/>
                  <w:szCs w:val="16"/>
                </w:rPr>
                <w:t xml:space="preserve"> Si </w:t>
              </w:r>
              <w:r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>
                <w:rPr>
                  <w:color w:val="000000"/>
                  <w:sz w:val="16"/>
                  <w:szCs w:val="16"/>
                </w:rPr>
                <w:t>Mob</w:t>
              </w:r>
            </w:ins>
            <w:del w:id="531" w:author="Fong RERHANG" w:date="2021-06-13T15:53:00Z">
              <w:r w:rsidR="00EC3918" w:rsidRPr="007B30E8" w:rsidDel="00164C3B">
                <w:rPr>
                  <w:color w:val="000000"/>
                  <w:sz w:val="16"/>
                  <w:szCs w:val="16"/>
                </w:rPr>
                <w:delText>Kev Kho cov kev Ua Si</w:delText>
              </w:r>
            </w:del>
          </w:p>
        </w:tc>
        <w:tc>
          <w:tcPr>
            <w:tcW w:w="1530" w:type="dxa"/>
          </w:tcPr>
          <w:p w14:paraId="3AAA649A" w14:textId="4D8157DB" w:rsidR="00172F11" w:rsidRPr="007B30E8" w:rsidRDefault="00164C3B" w:rsidP="00172F11">
            <w:pPr>
              <w:jc w:val="center"/>
              <w:rPr>
                <w:color w:val="000000"/>
                <w:sz w:val="16"/>
                <w:szCs w:val="16"/>
              </w:rPr>
            </w:pPr>
            <w:ins w:id="532" w:author="Fong RERHANG" w:date="2021-06-13T15:53:00Z">
              <w:r w:rsidRPr="007B30E8">
                <w:rPr>
                  <w:color w:val="000000"/>
                  <w:sz w:val="16"/>
                  <w:szCs w:val="16"/>
                </w:rPr>
                <w:t>Kev</w:t>
              </w:r>
              <w:r>
                <w:rPr>
                  <w:color w:val="000000"/>
                  <w:sz w:val="16"/>
                  <w:szCs w:val="16"/>
                </w:rPr>
                <w:t xml:space="preserve"> </w:t>
              </w:r>
              <w:proofErr w:type="spellStart"/>
              <w:r>
                <w:rPr>
                  <w:color w:val="000000"/>
                  <w:sz w:val="16"/>
                  <w:szCs w:val="16"/>
                </w:rPr>
                <w:t>Ua</w:t>
              </w:r>
              <w:proofErr w:type="spellEnd"/>
              <w:r>
                <w:rPr>
                  <w:color w:val="000000"/>
                  <w:sz w:val="16"/>
                  <w:szCs w:val="16"/>
                </w:rPr>
                <w:t xml:space="preserve"> Si </w:t>
              </w:r>
              <w:r w:rsidRPr="00984B7F">
                <w:rPr>
                  <w:color w:val="000000"/>
                  <w:sz w:val="16"/>
                  <w:szCs w:val="16"/>
                </w:rPr>
                <w:t xml:space="preserve">Kho </w:t>
              </w:r>
              <w:r>
                <w:rPr>
                  <w:color w:val="000000"/>
                  <w:sz w:val="16"/>
                  <w:szCs w:val="16"/>
                </w:rPr>
                <w:t>Mob</w:t>
              </w:r>
            </w:ins>
            <w:del w:id="533" w:author="Fong RERHANG" w:date="2021-06-13T15:53:00Z">
              <w:r w:rsidR="00EC3918" w:rsidRPr="007B30E8" w:rsidDel="00164C3B">
                <w:rPr>
                  <w:color w:val="000000"/>
                  <w:sz w:val="16"/>
                  <w:szCs w:val="16"/>
                </w:rPr>
                <w:delText>Kev Kho cov kev Ua Si</w:delText>
              </w:r>
            </w:del>
          </w:p>
        </w:tc>
      </w:tr>
      <w:tr w:rsidR="00376159" w:rsidRPr="007D09D0" w14:paraId="2BFBAACF" w14:textId="77777777" w:rsidTr="00E21970">
        <w:trPr>
          <w:trHeight w:val="262"/>
        </w:trPr>
        <w:tc>
          <w:tcPr>
            <w:tcW w:w="1008" w:type="dxa"/>
            <w:shd w:val="clear" w:color="auto" w:fill="auto"/>
          </w:tcPr>
          <w:p w14:paraId="41286E8A" w14:textId="77777777" w:rsidR="00376159" w:rsidRDefault="00376159" w:rsidP="00376159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7-7: 30 </w:t>
            </w:r>
          </w:p>
        </w:tc>
        <w:tc>
          <w:tcPr>
            <w:tcW w:w="1530" w:type="dxa"/>
            <w:shd w:val="clear" w:color="auto" w:fill="auto"/>
          </w:tcPr>
          <w:p w14:paraId="47258876" w14:textId="03E47C17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DB6A67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DB6A67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DB6A67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5F0F907" w14:textId="186DDF10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DB6A67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DB6A67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DB6A67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88E3313" w14:textId="59621DDD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DB6A67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DB6A67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DB6A67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524A15DA" w14:textId="122E0A73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DB6A67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DB6A67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DB6A67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7F351DA4" w14:textId="215CAC40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DB6A67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DB6A67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DB6A67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</w:tcPr>
          <w:p w14:paraId="33BF076D" w14:textId="35D3B303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DB6A67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DB6A67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DB6A67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  <w:tc>
          <w:tcPr>
            <w:tcW w:w="1530" w:type="dxa"/>
          </w:tcPr>
          <w:p w14:paraId="428CBB56" w14:textId="051B9295" w:rsidR="00376159" w:rsidRPr="00D76A29" w:rsidRDefault="00376159" w:rsidP="00376159">
            <w:pPr>
              <w:jc w:val="center"/>
              <w:rPr>
                <w:sz w:val="20"/>
                <w:szCs w:val="20"/>
              </w:rPr>
            </w:pPr>
            <w:proofErr w:type="spellStart"/>
            <w:r w:rsidRPr="00DB6A67">
              <w:rPr>
                <w:color w:val="000000"/>
                <w:sz w:val="16"/>
                <w:szCs w:val="16"/>
              </w:rPr>
              <w:t>Qhia</w:t>
            </w:r>
            <w:proofErr w:type="spellEnd"/>
            <w:r w:rsidRPr="00DB6A67">
              <w:rPr>
                <w:color w:val="000000"/>
                <w:sz w:val="16"/>
                <w:szCs w:val="16"/>
              </w:rPr>
              <w:t xml:space="preserve"> Kev Kos </w:t>
            </w:r>
            <w:proofErr w:type="spellStart"/>
            <w:r w:rsidRPr="00DB6A67">
              <w:rPr>
                <w:color w:val="000000"/>
                <w:sz w:val="16"/>
                <w:szCs w:val="16"/>
              </w:rPr>
              <w:t>Duab</w:t>
            </w:r>
            <w:proofErr w:type="spellEnd"/>
          </w:p>
        </w:tc>
      </w:tr>
      <w:tr w:rsidR="00172F11" w:rsidRPr="007D09D0" w14:paraId="563C3ED9" w14:textId="77777777" w:rsidTr="00E21970">
        <w:trPr>
          <w:trHeight w:val="262"/>
        </w:trPr>
        <w:tc>
          <w:tcPr>
            <w:tcW w:w="1008" w:type="dxa"/>
            <w:shd w:val="clear" w:color="auto" w:fill="auto"/>
          </w:tcPr>
          <w:p w14:paraId="70D4957F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 xml:space="preserve">7: 30-8 </w:t>
            </w:r>
          </w:p>
        </w:tc>
        <w:tc>
          <w:tcPr>
            <w:tcW w:w="1530" w:type="dxa"/>
            <w:shd w:val="clear" w:color="auto" w:fill="auto"/>
          </w:tcPr>
          <w:p w14:paraId="26782239" w14:textId="025084B9" w:rsidR="00172F11" w:rsidRPr="00D428BD" w:rsidRDefault="00172F11" w:rsidP="00172F11">
            <w:pPr>
              <w:rPr>
                <w:sz w:val="16"/>
                <w:szCs w:val="16"/>
                <w:rPrChange w:id="534" w:author="Fong RERHANG" w:date="2021-06-13T15:56:00Z">
                  <w:rPr>
                    <w:sz w:val="20"/>
                    <w:szCs w:val="20"/>
                  </w:rPr>
                </w:rPrChange>
              </w:rPr>
            </w:pPr>
            <w:r w:rsidRPr="00D428BD">
              <w:rPr>
                <w:color w:val="000000"/>
                <w:sz w:val="16"/>
                <w:szCs w:val="16"/>
                <w:rPrChange w:id="535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Kev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36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txawj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37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38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ntse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39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40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ntawm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41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42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hnub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9C5AC90" w14:textId="09E3C6DB" w:rsidR="00172F11" w:rsidRPr="00D428BD" w:rsidRDefault="00172F11" w:rsidP="00172F11">
            <w:pPr>
              <w:rPr>
                <w:sz w:val="16"/>
                <w:szCs w:val="16"/>
                <w:rPrChange w:id="543" w:author="Fong RERHANG" w:date="2021-06-13T15:56:00Z">
                  <w:rPr>
                    <w:sz w:val="20"/>
                    <w:szCs w:val="20"/>
                  </w:rPr>
                </w:rPrChange>
              </w:rPr>
            </w:pPr>
            <w:r w:rsidRPr="00D428BD">
              <w:rPr>
                <w:color w:val="000000"/>
                <w:sz w:val="16"/>
                <w:szCs w:val="16"/>
                <w:rPrChange w:id="544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Kev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45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txawj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46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47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ntse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48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49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ntaw</w:t>
            </w:r>
            <w:r w:rsidR="00FD4119" w:rsidRPr="00D428BD">
              <w:rPr>
                <w:color w:val="000000"/>
                <w:sz w:val="16"/>
                <w:szCs w:val="16"/>
                <w:rPrChange w:id="550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m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51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52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hnub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5F79F191" w14:textId="1970F93A" w:rsidR="00172F11" w:rsidRPr="00D428BD" w:rsidRDefault="00172F11" w:rsidP="00172F11">
            <w:pPr>
              <w:rPr>
                <w:sz w:val="16"/>
                <w:szCs w:val="16"/>
                <w:rPrChange w:id="553" w:author="Fong RERHANG" w:date="2021-06-13T15:56:00Z">
                  <w:rPr>
                    <w:sz w:val="20"/>
                    <w:szCs w:val="20"/>
                  </w:rPr>
                </w:rPrChange>
              </w:rPr>
            </w:pPr>
            <w:r w:rsidRPr="00D428BD">
              <w:rPr>
                <w:color w:val="000000"/>
                <w:sz w:val="16"/>
                <w:szCs w:val="16"/>
                <w:rPrChange w:id="554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Kev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55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txawj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56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57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ntse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58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59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ntawm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60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61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hnub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4353F09" w14:textId="026389A3" w:rsidR="00172F11" w:rsidRPr="00D428BD" w:rsidRDefault="00172F11" w:rsidP="00172F11">
            <w:pPr>
              <w:rPr>
                <w:sz w:val="16"/>
                <w:szCs w:val="16"/>
                <w:rPrChange w:id="562" w:author="Fong RERHANG" w:date="2021-06-13T15:56:00Z">
                  <w:rPr>
                    <w:sz w:val="20"/>
                    <w:szCs w:val="20"/>
                  </w:rPr>
                </w:rPrChange>
              </w:rPr>
            </w:pPr>
            <w:r w:rsidRPr="00D428BD">
              <w:rPr>
                <w:color w:val="000000"/>
                <w:sz w:val="16"/>
                <w:szCs w:val="16"/>
                <w:rPrChange w:id="563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Kev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64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txawj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65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66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ntse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67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68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ntawm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69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70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hnub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69C023AB" w14:textId="3FA3DB6D" w:rsidR="00172F11" w:rsidRPr="00D428BD" w:rsidRDefault="00172F11" w:rsidP="00172F11">
            <w:pPr>
              <w:rPr>
                <w:sz w:val="16"/>
                <w:szCs w:val="16"/>
                <w:rPrChange w:id="571" w:author="Fong RERHANG" w:date="2021-06-13T15:56:00Z">
                  <w:rPr>
                    <w:sz w:val="20"/>
                    <w:szCs w:val="20"/>
                  </w:rPr>
                </w:rPrChange>
              </w:rPr>
            </w:pPr>
            <w:r w:rsidRPr="00D428BD">
              <w:rPr>
                <w:color w:val="000000"/>
                <w:sz w:val="16"/>
                <w:szCs w:val="16"/>
                <w:rPrChange w:id="572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Kev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73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txawj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74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75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ntse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76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77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ntawm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78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79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hnub</w:t>
            </w:r>
            <w:proofErr w:type="spellEnd"/>
          </w:p>
        </w:tc>
        <w:tc>
          <w:tcPr>
            <w:tcW w:w="1530" w:type="dxa"/>
          </w:tcPr>
          <w:p w14:paraId="0B254A70" w14:textId="69DDF602" w:rsidR="00172F11" w:rsidRPr="00D428BD" w:rsidRDefault="00172F11" w:rsidP="00172F11">
            <w:pPr>
              <w:rPr>
                <w:sz w:val="16"/>
                <w:szCs w:val="16"/>
                <w:rPrChange w:id="580" w:author="Fong RERHANG" w:date="2021-06-13T15:56:00Z">
                  <w:rPr>
                    <w:sz w:val="20"/>
                    <w:szCs w:val="20"/>
                  </w:rPr>
                </w:rPrChange>
              </w:rPr>
            </w:pPr>
            <w:r w:rsidRPr="00D428BD">
              <w:rPr>
                <w:color w:val="000000"/>
                <w:sz w:val="16"/>
                <w:szCs w:val="16"/>
                <w:rPrChange w:id="581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Kev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82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txawj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83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84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ntse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85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86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ntaw</w:t>
            </w:r>
            <w:r w:rsidR="00FD4119" w:rsidRPr="00D428BD">
              <w:rPr>
                <w:color w:val="000000"/>
                <w:sz w:val="16"/>
                <w:szCs w:val="16"/>
                <w:rPrChange w:id="587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m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88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89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hnub</w:t>
            </w:r>
            <w:proofErr w:type="spellEnd"/>
          </w:p>
        </w:tc>
        <w:tc>
          <w:tcPr>
            <w:tcW w:w="1530" w:type="dxa"/>
          </w:tcPr>
          <w:p w14:paraId="30A57312" w14:textId="1AEC5610" w:rsidR="00172F11" w:rsidRPr="00D428BD" w:rsidRDefault="00172F11" w:rsidP="00172F11">
            <w:pPr>
              <w:rPr>
                <w:sz w:val="16"/>
                <w:szCs w:val="16"/>
                <w:rPrChange w:id="590" w:author="Fong RERHANG" w:date="2021-06-13T15:56:00Z">
                  <w:rPr>
                    <w:sz w:val="20"/>
                    <w:szCs w:val="20"/>
                  </w:rPr>
                </w:rPrChange>
              </w:rPr>
            </w:pPr>
            <w:r w:rsidRPr="00D428BD">
              <w:rPr>
                <w:color w:val="000000"/>
                <w:sz w:val="16"/>
                <w:szCs w:val="16"/>
                <w:rPrChange w:id="591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Kev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92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txawj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93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94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ntse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95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96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ntawm</w:t>
            </w:r>
            <w:proofErr w:type="spellEnd"/>
            <w:r w:rsidRPr="00D428BD">
              <w:rPr>
                <w:color w:val="000000"/>
                <w:sz w:val="16"/>
                <w:szCs w:val="16"/>
                <w:rPrChange w:id="597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D428BD">
              <w:rPr>
                <w:color w:val="000000"/>
                <w:sz w:val="16"/>
                <w:szCs w:val="16"/>
                <w:rPrChange w:id="598" w:author="Fong RERHANG" w:date="2021-06-13T15:56:00Z">
                  <w:rPr>
                    <w:color w:val="000000"/>
                    <w:sz w:val="20"/>
                    <w:szCs w:val="20"/>
                  </w:rPr>
                </w:rPrChange>
              </w:rPr>
              <w:t>hnub</w:t>
            </w:r>
            <w:proofErr w:type="spellEnd"/>
          </w:p>
        </w:tc>
      </w:tr>
      <w:tr w:rsidR="00172F11" w:rsidRPr="007D09D0" w14:paraId="70C48897" w14:textId="77777777" w:rsidTr="00E21970">
        <w:trPr>
          <w:trHeight w:val="352"/>
        </w:trPr>
        <w:tc>
          <w:tcPr>
            <w:tcW w:w="1008" w:type="dxa"/>
            <w:shd w:val="clear" w:color="auto" w:fill="auto"/>
          </w:tcPr>
          <w:p w14:paraId="6043E558" w14:textId="77777777" w:rsidR="00172F11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t>8-8: 30</w:t>
            </w:r>
          </w:p>
        </w:tc>
        <w:tc>
          <w:tcPr>
            <w:tcW w:w="1530" w:type="dxa"/>
            <w:shd w:val="clear" w:color="auto" w:fill="auto"/>
          </w:tcPr>
          <w:p w14:paraId="27C24AFE" w14:textId="48C995EE" w:rsidR="00E74CAB" w:rsidRPr="00F159D3" w:rsidRDefault="00172F11" w:rsidP="00F159D3">
            <w:pPr>
              <w:jc w:val="center"/>
              <w:rPr>
                <w:color w:val="000000"/>
                <w:sz w:val="15"/>
                <w:szCs w:val="15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Mus </w:t>
            </w:r>
            <w:del w:id="599" w:author="Fong RERHANG" w:date="2021-06-13T15:57:00Z">
              <w:r w:rsidR="00E74CAB" w:rsidRPr="00F159D3" w:rsidDel="00D428BD">
                <w:rPr>
                  <w:color w:val="000000"/>
                  <w:sz w:val="15"/>
                  <w:szCs w:val="15"/>
                </w:rPr>
                <w:delText>Los</w:delText>
              </w:r>
              <w:r w:rsidR="00F159D3" w:rsidDel="00D428BD">
                <w:rPr>
                  <w:color w:val="000000"/>
                  <w:sz w:val="15"/>
                  <w:szCs w:val="15"/>
                </w:rPr>
                <w:delText xml:space="preserve"> </w:delText>
              </w:r>
            </w:del>
            <w:r w:rsidR="00E74CAB" w:rsidRPr="00F159D3">
              <w:rPr>
                <w:color w:val="000000"/>
                <w:sz w:val="15"/>
                <w:szCs w:val="15"/>
              </w:rPr>
              <w:t xml:space="preserve">(tom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 w:rsid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="00E74CAB"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="00E74CAB"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3C3CCEF" w14:textId="5699A9FC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</w:t>
            </w:r>
            <w:del w:id="600" w:author="Fong RERHANG" w:date="2021-06-13T15:57:00Z">
              <w:r w:rsidRPr="00F159D3" w:rsidDel="00D428BD">
                <w:rPr>
                  <w:color w:val="000000"/>
                  <w:sz w:val="15"/>
                  <w:szCs w:val="15"/>
                </w:rPr>
                <w:delText>Los</w:delText>
              </w:r>
              <w:r w:rsidDel="00D428BD">
                <w:rPr>
                  <w:color w:val="000000"/>
                  <w:sz w:val="15"/>
                  <w:szCs w:val="15"/>
                </w:rPr>
                <w:delText xml:space="preserve"> </w:delText>
              </w:r>
            </w:del>
            <w:r w:rsidRPr="00F159D3">
              <w:rPr>
                <w:color w:val="000000"/>
                <w:sz w:val="15"/>
                <w:szCs w:val="15"/>
              </w:rPr>
              <w:t xml:space="preserve">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6999E4C8" w14:textId="08625431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</w:t>
            </w:r>
            <w:del w:id="601" w:author="Fong RERHANG" w:date="2021-06-13T15:57:00Z">
              <w:r w:rsidRPr="00F159D3" w:rsidDel="00D428BD">
                <w:rPr>
                  <w:color w:val="000000"/>
                  <w:sz w:val="15"/>
                  <w:szCs w:val="15"/>
                </w:rPr>
                <w:delText>Los</w:delText>
              </w:r>
              <w:r w:rsidDel="00D428BD">
                <w:rPr>
                  <w:color w:val="000000"/>
                  <w:sz w:val="15"/>
                  <w:szCs w:val="15"/>
                </w:rPr>
                <w:delText xml:space="preserve"> </w:delText>
              </w:r>
            </w:del>
            <w:r w:rsidRPr="00F159D3">
              <w:rPr>
                <w:color w:val="000000"/>
                <w:sz w:val="15"/>
                <w:szCs w:val="15"/>
              </w:rPr>
              <w:t xml:space="preserve">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4FEAC571" w14:textId="432B349F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</w:t>
            </w:r>
            <w:del w:id="602" w:author="Fong RERHANG" w:date="2021-06-13T15:57:00Z">
              <w:r w:rsidRPr="00F159D3" w:rsidDel="00D428BD">
                <w:rPr>
                  <w:color w:val="000000"/>
                  <w:sz w:val="15"/>
                  <w:szCs w:val="15"/>
                </w:rPr>
                <w:delText>Los</w:delText>
              </w:r>
              <w:r w:rsidDel="00D428BD">
                <w:rPr>
                  <w:color w:val="000000"/>
                  <w:sz w:val="15"/>
                  <w:szCs w:val="15"/>
                </w:rPr>
                <w:delText xml:space="preserve"> </w:delText>
              </w:r>
            </w:del>
            <w:r w:rsidRPr="00F159D3">
              <w:rPr>
                <w:color w:val="000000"/>
                <w:sz w:val="15"/>
                <w:szCs w:val="15"/>
              </w:rPr>
              <w:t xml:space="preserve">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7CA55265" w14:textId="57F30CED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</w:t>
            </w:r>
            <w:del w:id="603" w:author="Fong RERHANG" w:date="2021-06-13T15:57:00Z">
              <w:r w:rsidRPr="00F159D3" w:rsidDel="00D428BD">
                <w:rPr>
                  <w:color w:val="000000"/>
                  <w:sz w:val="15"/>
                  <w:szCs w:val="15"/>
                </w:rPr>
                <w:delText>Los</w:delText>
              </w:r>
              <w:r w:rsidDel="00D428BD">
                <w:rPr>
                  <w:color w:val="000000"/>
                  <w:sz w:val="15"/>
                  <w:szCs w:val="15"/>
                </w:rPr>
                <w:delText xml:space="preserve"> </w:delText>
              </w:r>
            </w:del>
            <w:r w:rsidRPr="00F159D3">
              <w:rPr>
                <w:color w:val="000000"/>
                <w:sz w:val="15"/>
                <w:szCs w:val="15"/>
              </w:rPr>
              <w:t xml:space="preserve">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</w:tcPr>
          <w:p w14:paraId="6D56DE6E" w14:textId="1CC7EC46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</w:t>
            </w:r>
            <w:del w:id="604" w:author="Fong RERHANG" w:date="2021-06-13T15:57:00Z">
              <w:r w:rsidRPr="00F159D3" w:rsidDel="00D428BD">
                <w:rPr>
                  <w:color w:val="000000"/>
                  <w:sz w:val="15"/>
                  <w:szCs w:val="15"/>
                </w:rPr>
                <w:delText>Los</w:delText>
              </w:r>
              <w:r w:rsidDel="00D428BD">
                <w:rPr>
                  <w:color w:val="000000"/>
                  <w:sz w:val="15"/>
                  <w:szCs w:val="15"/>
                </w:rPr>
                <w:delText xml:space="preserve"> </w:delText>
              </w:r>
            </w:del>
            <w:r w:rsidRPr="00F159D3">
              <w:rPr>
                <w:color w:val="000000"/>
                <w:sz w:val="15"/>
                <w:szCs w:val="15"/>
              </w:rPr>
              <w:t xml:space="preserve">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  <w:tc>
          <w:tcPr>
            <w:tcW w:w="1530" w:type="dxa"/>
          </w:tcPr>
          <w:p w14:paraId="38A017F9" w14:textId="2C1DF8DE" w:rsidR="00172F11" w:rsidRPr="00D76A29" w:rsidRDefault="00F159D3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F159D3">
              <w:rPr>
                <w:color w:val="000000"/>
                <w:sz w:val="15"/>
                <w:szCs w:val="15"/>
              </w:rPr>
              <w:t>Lub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Neej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Txav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Mus </w:t>
            </w:r>
            <w:del w:id="605" w:author="Fong RERHANG" w:date="2021-06-13T15:57:00Z">
              <w:r w:rsidRPr="00F159D3" w:rsidDel="00D428BD">
                <w:rPr>
                  <w:color w:val="000000"/>
                  <w:sz w:val="15"/>
                  <w:szCs w:val="15"/>
                </w:rPr>
                <w:delText>Los</w:delText>
              </w:r>
              <w:r w:rsidDel="00D428BD">
                <w:rPr>
                  <w:color w:val="000000"/>
                  <w:sz w:val="15"/>
                  <w:szCs w:val="15"/>
                </w:rPr>
                <w:delText xml:space="preserve"> </w:delText>
              </w:r>
            </w:del>
            <w:r w:rsidRPr="00F159D3">
              <w:rPr>
                <w:color w:val="000000"/>
                <w:sz w:val="15"/>
                <w:szCs w:val="15"/>
              </w:rPr>
              <w:t xml:space="preserve">(tom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qab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noj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khoom</w:t>
            </w:r>
            <w:proofErr w:type="spellEnd"/>
            <w:r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txom</w:t>
            </w:r>
            <w:proofErr w:type="spellEnd"/>
            <w:r w:rsidRPr="00F159D3">
              <w:rPr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F159D3">
              <w:rPr>
                <w:color w:val="000000"/>
                <w:sz w:val="15"/>
                <w:szCs w:val="15"/>
              </w:rPr>
              <w:t>ncauj</w:t>
            </w:r>
            <w:proofErr w:type="spellEnd"/>
          </w:p>
        </w:tc>
      </w:tr>
      <w:tr w:rsidR="00172F11" w:rsidRPr="007D09D0" w14:paraId="3AA97371" w14:textId="77777777" w:rsidTr="00E21970">
        <w:trPr>
          <w:trHeight w:val="424"/>
        </w:trPr>
        <w:tc>
          <w:tcPr>
            <w:tcW w:w="1008" w:type="dxa"/>
            <w:shd w:val="clear" w:color="auto" w:fill="auto"/>
          </w:tcPr>
          <w:p w14:paraId="3EB90097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>
              <w:rPr>
                <w:rFonts w:ascii="Times New Roman" w:hAnsi="Times New Roman"/>
                <w:b/>
                <w:sz w:val="14"/>
                <w:szCs w:val="12"/>
              </w:rPr>
              <w:lastRenderedPageBreak/>
              <w:t>8: 30-9</w:t>
            </w:r>
          </w:p>
        </w:tc>
        <w:tc>
          <w:tcPr>
            <w:tcW w:w="1530" w:type="dxa"/>
            <w:shd w:val="clear" w:color="auto" w:fill="auto"/>
          </w:tcPr>
          <w:p w14:paraId="5A5884E2" w14:textId="4129DDC5" w:rsidR="00172F11" w:rsidRPr="00C414EC" w:rsidRDefault="00C414EC" w:rsidP="00172F11">
            <w:pPr>
              <w:jc w:val="center"/>
              <w:rPr>
                <w:color w:val="000000"/>
                <w:sz w:val="19"/>
                <w:szCs w:val="19"/>
              </w:rPr>
            </w:pPr>
            <w:r w:rsidRPr="00C414EC">
              <w:rPr>
                <w:color w:val="000000"/>
                <w:sz w:val="19"/>
                <w:szCs w:val="19"/>
              </w:rPr>
              <w:t>Kev</w:t>
            </w:r>
            <w:ins w:id="606" w:author="Fong RERHANG" w:date="2021-06-13T15:59:00Z">
              <w:r w:rsidR="00D428BD">
                <w:rPr>
                  <w:color w:val="000000"/>
                  <w:sz w:val="19"/>
                  <w:szCs w:val="19"/>
                </w:rPr>
                <w:t xml:space="preserve"> </w:t>
              </w:r>
              <w:proofErr w:type="spellStart"/>
              <w:r w:rsidR="00D428BD">
                <w:rPr>
                  <w:color w:val="000000"/>
                  <w:sz w:val="19"/>
                  <w:szCs w:val="19"/>
                </w:rPr>
                <w:t>Ua</w:t>
              </w:r>
              <w:proofErr w:type="spellEnd"/>
              <w:r w:rsidR="00D428BD">
                <w:rPr>
                  <w:color w:val="000000"/>
                  <w:sz w:val="19"/>
                  <w:szCs w:val="19"/>
                </w:rPr>
                <w:t xml:space="preserve"> Si</w:t>
              </w:r>
            </w:ins>
            <w:r w:rsidRPr="00C414EC">
              <w:rPr>
                <w:color w:val="000000"/>
                <w:sz w:val="19"/>
                <w:szCs w:val="19"/>
              </w:rPr>
              <w:t xml:space="preserve"> Kho</w:t>
            </w:r>
            <w:ins w:id="607" w:author="Fong RERHANG" w:date="2021-06-13T15:59:00Z">
              <w:r w:rsidR="00D428BD">
                <w:rPr>
                  <w:color w:val="000000"/>
                  <w:sz w:val="19"/>
                  <w:szCs w:val="19"/>
                </w:rPr>
                <w:t xml:space="preserve"> Mob</w:t>
              </w:r>
            </w:ins>
            <w:ins w:id="608" w:author="Fong RERHANG" w:date="2021-06-13T16:00:00Z">
              <w:r w:rsidR="00D428BD">
                <w:rPr>
                  <w:color w:val="000000"/>
                  <w:sz w:val="19"/>
                  <w:szCs w:val="19"/>
                </w:rPr>
                <w:t>/ADL</w:t>
              </w:r>
            </w:ins>
            <w:r w:rsidRPr="00C414EC">
              <w:rPr>
                <w:color w:val="000000"/>
                <w:sz w:val="19"/>
                <w:szCs w:val="19"/>
              </w:rPr>
              <w:t xml:space="preserve"> </w:t>
            </w:r>
            <w:del w:id="609" w:author="Fong RERHANG" w:date="2021-06-13T16:00:00Z">
              <w:r w:rsidRPr="00C414EC" w:rsidDel="00D428BD">
                <w:rPr>
                  <w:color w:val="000000"/>
                  <w:sz w:val="19"/>
                  <w:szCs w:val="19"/>
                </w:rPr>
                <w:delText xml:space="preserve">cov kev Ua Si </w:delText>
              </w:r>
              <w:r w:rsidR="00172F11" w:rsidRPr="00C414EC" w:rsidDel="00D428BD">
                <w:rPr>
                  <w:color w:val="000000"/>
                  <w:sz w:val="19"/>
                  <w:szCs w:val="19"/>
                </w:rPr>
                <w:delText>/ ADL</w:delText>
              </w:r>
              <w:r w:rsidRPr="00C414EC" w:rsidDel="00D428BD">
                <w:rPr>
                  <w:color w:val="000000"/>
                  <w:sz w:val="19"/>
                  <w:szCs w:val="19"/>
                </w:rPr>
                <w:delText xml:space="preserve"> (cov)</w:delText>
              </w:r>
            </w:del>
          </w:p>
        </w:tc>
        <w:tc>
          <w:tcPr>
            <w:tcW w:w="1530" w:type="dxa"/>
            <w:shd w:val="clear" w:color="auto" w:fill="auto"/>
          </w:tcPr>
          <w:p w14:paraId="10EEBEC0" w14:textId="6C7DAEA8" w:rsidR="00172F11" w:rsidRPr="00D76A29" w:rsidRDefault="00C414EC" w:rsidP="00172F11">
            <w:pPr>
              <w:jc w:val="center"/>
              <w:rPr>
                <w:color w:val="1F4E79"/>
                <w:sz w:val="20"/>
                <w:szCs w:val="20"/>
              </w:rPr>
            </w:pPr>
            <w:r w:rsidRPr="00C414EC">
              <w:rPr>
                <w:color w:val="000000"/>
                <w:sz w:val="19"/>
                <w:szCs w:val="19"/>
              </w:rPr>
              <w:t xml:space="preserve">Kev </w:t>
            </w:r>
            <w:proofErr w:type="spellStart"/>
            <w:ins w:id="610" w:author="Fong RERHANG" w:date="2021-06-13T16:00:00Z">
              <w:r w:rsidR="00D428BD">
                <w:rPr>
                  <w:color w:val="000000"/>
                  <w:sz w:val="19"/>
                  <w:szCs w:val="19"/>
                </w:rPr>
                <w:t>Ua</w:t>
              </w:r>
              <w:proofErr w:type="spellEnd"/>
              <w:r w:rsidR="00D428BD">
                <w:rPr>
                  <w:color w:val="000000"/>
                  <w:sz w:val="19"/>
                  <w:szCs w:val="19"/>
                </w:rPr>
                <w:t xml:space="preserve"> Si</w:t>
              </w:r>
              <w:r w:rsidR="00D428BD" w:rsidRPr="00C414EC">
                <w:rPr>
                  <w:color w:val="000000"/>
                  <w:sz w:val="19"/>
                  <w:szCs w:val="19"/>
                </w:rPr>
                <w:t xml:space="preserve"> Kho</w:t>
              </w:r>
              <w:r w:rsidR="00D428BD">
                <w:rPr>
                  <w:color w:val="000000"/>
                  <w:sz w:val="19"/>
                  <w:szCs w:val="19"/>
                </w:rPr>
                <w:t xml:space="preserve"> Mob/ADL</w:t>
              </w:r>
            </w:ins>
            <w:del w:id="611" w:author="Fong RERHANG" w:date="2021-06-13T16:00:00Z">
              <w:r w:rsidRPr="00C414EC" w:rsidDel="00D428BD">
                <w:rPr>
                  <w:color w:val="000000"/>
                  <w:sz w:val="19"/>
                  <w:szCs w:val="19"/>
                </w:rPr>
                <w:delText>Kho cov kev Ua Si / ADL (cov)</w:delText>
              </w:r>
            </w:del>
          </w:p>
        </w:tc>
        <w:tc>
          <w:tcPr>
            <w:tcW w:w="1530" w:type="dxa"/>
            <w:shd w:val="clear" w:color="auto" w:fill="auto"/>
          </w:tcPr>
          <w:p w14:paraId="32188DC3" w14:textId="7D048341" w:rsidR="00172F11" w:rsidRPr="00D76A29" w:rsidRDefault="00C414EC" w:rsidP="00172F11">
            <w:pPr>
              <w:jc w:val="center"/>
              <w:rPr>
                <w:color w:val="385623"/>
                <w:sz w:val="20"/>
                <w:szCs w:val="20"/>
              </w:rPr>
            </w:pPr>
            <w:r w:rsidRPr="00C414EC">
              <w:rPr>
                <w:color w:val="000000"/>
                <w:sz w:val="19"/>
                <w:szCs w:val="19"/>
              </w:rPr>
              <w:t>Kev</w:t>
            </w:r>
            <w:del w:id="612" w:author="Fong RERHANG" w:date="2021-06-13T16:00:00Z">
              <w:r w:rsidRPr="00C414EC" w:rsidDel="00D428BD">
                <w:rPr>
                  <w:color w:val="000000"/>
                  <w:sz w:val="19"/>
                  <w:szCs w:val="19"/>
                </w:rPr>
                <w:delText xml:space="preserve"> </w:delText>
              </w:r>
            </w:del>
            <w:ins w:id="613" w:author="Fong RERHANG" w:date="2021-06-13T16:00:00Z">
              <w:r w:rsidR="00D428BD">
                <w:rPr>
                  <w:color w:val="000000"/>
                  <w:sz w:val="19"/>
                  <w:szCs w:val="19"/>
                </w:rPr>
                <w:t xml:space="preserve"> </w:t>
              </w:r>
              <w:proofErr w:type="spellStart"/>
              <w:r w:rsidR="00D428BD">
                <w:rPr>
                  <w:color w:val="000000"/>
                  <w:sz w:val="19"/>
                  <w:szCs w:val="19"/>
                </w:rPr>
                <w:t>Ua</w:t>
              </w:r>
              <w:proofErr w:type="spellEnd"/>
              <w:r w:rsidR="00D428BD">
                <w:rPr>
                  <w:color w:val="000000"/>
                  <w:sz w:val="19"/>
                  <w:szCs w:val="19"/>
                </w:rPr>
                <w:t xml:space="preserve"> Si</w:t>
              </w:r>
              <w:r w:rsidR="00D428BD" w:rsidRPr="00C414EC">
                <w:rPr>
                  <w:color w:val="000000"/>
                  <w:sz w:val="19"/>
                  <w:szCs w:val="19"/>
                </w:rPr>
                <w:t xml:space="preserve"> Kho</w:t>
              </w:r>
              <w:r w:rsidR="00D428BD">
                <w:rPr>
                  <w:color w:val="000000"/>
                  <w:sz w:val="19"/>
                  <w:szCs w:val="19"/>
                </w:rPr>
                <w:t xml:space="preserve"> Mob/ADL</w:t>
              </w:r>
              <w:r w:rsidR="00D428BD" w:rsidRPr="00C414EC">
                <w:rPr>
                  <w:color w:val="000000"/>
                  <w:sz w:val="19"/>
                  <w:szCs w:val="19"/>
                </w:rPr>
                <w:t xml:space="preserve"> </w:t>
              </w:r>
            </w:ins>
            <w:del w:id="614" w:author="Fong RERHANG" w:date="2021-06-13T16:00:00Z">
              <w:r w:rsidRPr="00C414EC" w:rsidDel="00D428BD">
                <w:rPr>
                  <w:color w:val="000000"/>
                  <w:sz w:val="19"/>
                  <w:szCs w:val="19"/>
                </w:rPr>
                <w:delText>Kho cov kev Ua Si / ADL (cov</w:delText>
              </w:r>
            </w:del>
            <w:del w:id="615" w:author="Fong RERHANG" w:date="2021-06-13T16:01:00Z">
              <w:r w:rsidRPr="00C414EC" w:rsidDel="00D428BD">
                <w:rPr>
                  <w:color w:val="000000"/>
                  <w:sz w:val="19"/>
                  <w:szCs w:val="19"/>
                </w:rPr>
                <w:delText>)</w:delText>
              </w:r>
            </w:del>
          </w:p>
        </w:tc>
        <w:tc>
          <w:tcPr>
            <w:tcW w:w="1530" w:type="dxa"/>
            <w:shd w:val="clear" w:color="auto" w:fill="auto"/>
          </w:tcPr>
          <w:p w14:paraId="73034CA6" w14:textId="7B8D0820" w:rsidR="00172F11" w:rsidRPr="00D76A29" w:rsidRDefault="00C414EC" w:rsidP="00172F11">
            <w:pPr>
              <w:jc w:val="center"/>
              <w:rPr>
                <w:color w:val="806000"/>
                <w:sz w:val="20"/>
                <w:szCs w:val="20"/>
              </w:rPr>
            </w:pPr>
            <w:r w:rsidRPr="00C414EC">
              <w:rPr>
                <w:color w:val="000000"/>
                <w:sz w:val="19"/>
                <w:szCs w:val="19"/>
              </w:rPr>
              <w:t xml:space="preserve">Kev </w:t>
            </w:r>
            <w:proofErr w:type="spellStart"/>
            <w:ins w:id="616" w:author="Fong RERHANG" w:date="2021-06-13T16:00:00Z">
              <w:r w:rsidR="00D428BD">
                <w:rPr>
                  <w:color w:val="000000"/>
                  <w:sz w:val="19"/>
                  <w:szCs w:val="19"/>
                </w:rPr>
                <w:t>Ua</w:t>
              </w:r>
              <w:proofErr w:type="spellEnd"/>
              <w:r w:rsidR="00D428BD">
                <w:rPr>
                  <w:color w:val="000000"/>
                  <w:sz w:val="19"/>
                  <w:szCs w:val="19"/>
                </w:rPr>
                <w:t xml:space="preserve"> Si</w:t>
              </w:r>
              <w:r w:rsidR="00D428BD" w:rsidRPr="00C414EC">
                <w:rPr>
                  <w:color w:val="000000"/>
                  <w:sz w:val="19"/>
                  <w:szCs w:val="19"/>
                </w:rPr>
                <w:t xml:space="preserve"> Kho</w:t>
              </w:r>
              <w:r w:rsidR="00D428BD">
                <w:rPr>
                  <w:color w:val="000000"/>
                  <w:sz w:val="19"/>
                  <w:szCs w:val="19"/>
                </w:rPr>
                <w:t xml:space="preserve"> Mob/ADL</w:t>
              </w:r>
              <w:r w:rsidR="00D428BD" w:rsidRPr="00C414EC">
                <w:rPr>
                  <w:color w:val="000000"/>
                  <w:sz w:val="19"/>
                  <w:szCs w:val="19"/>
                </w:rPr>
                <w:t xml:space="preserve"> </w:t>
              </w:r>
            </w:ins>
            <w:del w:id="617" w:author="Fong RERHANG" w:date="2021-06-13T16:00:00Z">
              <w:r w:rsidRPr="00C414EC" w:rsidDel="00D428BD">
                <w:rPr>
                  <w:color w:val="000000"/>
                  <w:sz w:val="19"/>
                  <w:szCs w:val="19"/>
                </w:rPr>
                <w:delText>Kho cov kev Ua Si / ADL (cov</w:delText>
              </w:r>
            </w:del>
            <w:del w:id="618" w:author="Fong RERHANG" w:date="2021-06-13T16:01:00Z">
              <w:r w:rsidRPr="00C414EC" w:rsidDel="00D428BD">
                <w:rPr>
                  <w:color w:val="000000"/>
                  <w:sz w:val="19"/>
                  <w:szCs w:val="19"/>
                </w:rPr>
                <w:delText>)</w:delText>
              </w:r>
            </w:del>
          </w:p>
        </w:tc>
        <w:tc>
          <w:tcPr>
            <w:tcW w:w="1620" w:type="dxa"/>
            <w:shd w:val="clear" w:color="auto" w:fill="auto"/>
          </w:tcPr>
          <w:p w14:paraId="60A08233" w14:textId="2E39D42A" w:rsidR="00172F11" w:rsidRPr="00D76A29" w:rsidRDefault="00C414EC" w:rsidP="00172F11">
            <w:pPr>
              <w:tabs>
                <w:tab w:val="left" w:pos="495"/>
                <w:tab w:val="center" w:pos="684"/>
              </w:tabs>
              <w:jc w:val="center"/>
              <w:rPr>
                <w:color w:val="385623"/>
                <w:sz w:val="20"/>
                <w:szCs w:val="20"/>
              </w:rPr>
            </w:pPr>
            <w:r w:rsidRPr="00C414EC">
              <w:rPr>
                <w:color w:val="000000"/>
                <w:sz w:val="19"/>
                <w:szCs w:val="19"/>
              </w:rPr>
              <w:t xml:space="preserve">Kev </w:t>
            </w:r>
            <w:proofErr w:type="spellStart"/>
            <w:ins w:id="619" w:author="Fong RERHANG" w:date="2021-06-13T16:00:00Z">
              <w:r w:rsidR="00D428BD">
                <w:rPr>
                  <w:color w:val="000000"/>
                  <w:sz w:val="19"/>
                  <w:szCs w:val="19"/>
                </w:rPr>
                <w:t>Ua</w:t>
              </w:r>
              <w:proofErr w:type="spellEnd"/>
              <w:r w:rsidR="00D428BD">
                <w:rPr>
                  <w:color w:val="000000"/>
                  <w:sz w:val="19"/>
                  <w:szCs w:val="19"/>
                </w:rPr>
                <w:t xml:space="preserve"> Si</w:t>
              </w:r>
              <w:r w:rsidR="00D428BD" w:rsidRPr="00C414EC">
                <w:rPr>
                  <w:color w:val="000000"/>
                  <w:sz w:val="19"/>
                  <w:szCs w:val="19"/>
                </w:rPr>
                <w:t xml:space="preserve"> Kho</w:t>
              </w:r>
              <w:r w:rsidR="00D428BD">
                <w:rPr>
                  <w:color w:val="000000"/>
                  <w:sz w:val="19"/>
                  <w:szCs w:val="19"/>
                </w:rPr>
                <w:t xml:space="preserve"> Mob/ADL</w:t>
              </w:r>
            </w:ins>
            <w:del w:id="620" w:author="Fong RERHANG" w:date="2021-06-13T16:00:00Z">
              <w:r w:rsidRPr="00C414EC" w:rsidDel="00D428BD">
                <w:rPr>
                  <w:color w:val="000000"/>
                  <w:sz w:val="19"/>
                  <w:szCs w:val="19"/>
                </w:rPr>
                <w:delText>Kho cov kev Ua Si / ADL (cov)</w:delText>
              </w:r>
            </w:del>
          </w:p>
        </w:tc>
        <w:tc>
          <w:tcPr>
            <w:tcW w:w="1530" w:type="dxa"/>
          </w:tcPr>
          <w:p w14:paraId="08AFCF26" w14:textId="3653689D" w:rsidR="00172F11" w:rsidRPr="00D76A29" w:rsidRDefault="00C414EC" w:rsidP="00172F11">
            <w:pPr>
              <w:jc w:val="center"/>
              <w:rPr>
                <w:color w:val="7030A0"/>
                <w:sz w:val="20"/>
                <w:szCs w:val="20"/>
              </w:rPr>
            </w:pPr>
            <w:r w:rsidRPr="00C414EC">
              <w:rPr>
                <w:color w:val="000000"/>
                <w:sz w:val="19"/>
                <w:szCs w:val="19"/>
              </w:rPr>
              <w:t xml:space="preserve">Kev </w:t>
            </w:r>
            <w:proofErr w:type="spellStart"/>
            <w:ins w:id="621" w:author="Fong RERHANG" w:date="2021-06-13T16:00:00Z">
              <w:r w:rsidR="00D428BD">
                <w:rPr>
                  <w:color w:val="000000"/>
                  <w:sz w:val="19"/>
                  <w:szCs w:val="19"/>
                </w:rPr>
                <w:t>Ua</w:t>
              </w:r>
              <w:proofErr w:type="spellEnd"/>
              <w:r w:rsidR="00D428BD">
                <w:rPr>
                  <w:color w:val="000000"/>
                  <w:sz w:val="19"/>
                  <w:szCs w:val="19"/>
                </w:rPr>
                <w:t xml:space="preserve"> Si</w:t>
              </w:r>
              <w:r w:rsidR="00D428BD" w:rsidRPr="00C414EC">
                <w:rPr>
                  <w:color w:val="000000"/>
                  <w:sz w:val="19"/>
                  <w:szCs w:val="19"/>
                </w:rPr>
                <w:t xml:space="preserve"> Kho</w:t>
              </w:r>
              <w:r w:rsidR="00D428BD">
                <w:rPr>
                  <w:color w:val="000000"/>
                  <w:sz w:val="19"/>
                  <w:szCs w:val="19"/>
                </w:rPr>
                <w:t xml:space="preserve"> Mob/ADL</w:t>
              </w:r>
            </w:ins>
            <w:del w:id="622" w:author="Fong RERHANG" w:date="2021-06-13T16:00:00Z">
              <w:r w:rsidRPr="00C414EC" w:rsidDel="00D428BD">
                <w:rPr>
                  <w:color w:val="000000"/>
                  <w:sz w:val="19"/>
                  <w:szCs w:val="19"/>
                </w:rPr>
                <w:delText>Kho cov kev Ua Si / ADL (cov)</w:delText>
              </w:r>
            </w:del>
          </w:p>
        </w:tc>
        <w:tc>
          <w:tcPr>
            <w:tcW w:w="1530" w:type="dxa"/>
          </w:tcPr>
          <w:p w14:paraId="5BAA9881" w14:textId="68EC5EFB" w:rsidR="00172F11" w:rsidRPr="00D76A29" w:rsidRDefault="00C414EC" w:rsidP="00172F11">
            <w:pPr>
              <w:jc w:val="center"/>
              <w:rPr>
                <w:color w:val="385623"/>
                <w:sz w:val="20"/>
                <w:szCs w:val="20"/>
              </w:rPr>
            </w:pPr>
            <w:r w:rsidRPr="00C414EC">
              <w:rPr>
                <w:color w:val="000000"/>
                <w:sz w:val="19"/>
                <w:szCs w:val="19"/>
              </w:rPr>
              <w:t>Kev</w:t>
            </w:r>
            <w:del w:id="623" w:author="Fong RERHANG" w:date="2021-06-13T16:01:00Z">
              <w:r w:rsidRPr="00C414EC" w:rsidDel="00D428BD">
                <w:rPr>
                  <w:color w:val="000000"/>
                  <w:sz w:val="19"/>
                  <w:szCs w:val="19"/>
                </w:rPr>
                <w:delText xml:space="preserve"> </w:delText>
              </w:r>
            </w:del>
            <w:ins w:id="624" w:author="Fong RERHANG" w:date="2021-06-13T16:01:00Z">
              <w:r w:rsidR="00D428BD">
                <w:rPr>
                  <w:color w:val="000000"/>
                  <w:sz w:val="19"/>
                  <w:szCs w:val="19"/>
                </w:rPr>
                <w:t xml:space="preserve"> </w:t>
              </w:r>
              <w:proofErr w:type="spellStart"/>
              <w:r w:rsidR="00D428BD">
                <w:rPr>
                  <w:color w:val="000000"/>
                  <w:sz w:val="19"/>
                  <w:szCs w:val="19"/>
                </w:rPr>
                <w:t>Ua</w:t>
              </w:r>
              <w:proofErr w:type="spellEnd"/>
              <w:r w:rsidR="00D428BD">
                <w:rPr>
                  <w:color w:val="000000"/>
                  <w:sz w:val="19"/>
                  <w:szCs w:val="19"/>
                </w:rPr>
                <w:t xml:space="preserve"> Si</w:t>
              </w:r>
              <w:r w:rsidR="00D428BD" w:rsidRPr="00C414EC">
                <w:rPr>
                  <w:color w:val="000000"/>
                  <w:sz w:val="19"/>
                  <w:szCs w:val="19"/>
                </w:rPr>
                <w:t xml:space="preserve"> Kho</w:t>
              </w:r>
              <w:r w:rsidR="00D428BD">
                <w:rPr>
                  <w:color w:val="000000"/>
                  <w:sz w:val="19"/>
                  <w:szCs w:val="19"/>
                </w:rPr>
                <w:t xml:space="preserve"> Mob/ADL</w:t>
              </w:r>
              <w:r w:rsidR="00D428BD" w:rsidRPr="00C414EC">
                <w:rPr>
                  <w:color w:val="000000"/>
                  <w:sz w:val="19"/>
                  <w:szCs w:val="19"/>
                </w:rPr>
                <w:t xml:space="preserve"> </w:t>
              </w:r>
            </w:ins>
            <w:del w:id="625" w:author="Fong RERHANG" w:date="2021-06-13T16:01:00Z">
              <w:r w:rsidRPr="00C414EC" w:rsidDel="00D428BD">
                <w:rPr>
                  <w:color w:val="000000"/>
                  <w:sz w:val="19"/>
                  <w:szCs w:val="19"/>
                </w:rPr>
                <w:delText>Kho cov kev Ua Si / ADL (cov)</w:delText>
              </w:r>
            </w:del>
          </w:p>
        </w:tc>
      </w:tr>
      <w:tr w:rsidR="00172F11" w:rsidRPr="007D09D0" w14:paraId="679741A7" w14:textId="77777777" w:rsidTr="00E21970">
        <w:trPr>
          <w:trHeight w:val="343"/>
        </w:trPr>
        <w:tc>
          <w:tcPr>
            <w:tcW w:w="1008" w:type="dxa"/>
            <w:shd w:val="clear" w:color="auto" w:fill="auto"/>
          </w:tcPr>
          <w:p w14:paraId="11BE8315" w14:textId="77777777" w:rsidR="00172F11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9-9: 30</w:t>
            </w:r>
          </w:p>
          <w:p w14:paraId="54B7659D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</w:p>
        </w:tc>
        <w:tc>
          <w:tcPr>
            <w:tcW w:w="1530" w:type="dxa"/>
            <w:shd w:val="clear" w:color="auto" w:fill="auto"/>
          </w:tcPr>
          <w:p w14:paraId="1AC21F97" w14:textId="214D95BC" w:rsidR="00172F11" w:rsidRPr="00907757" w:rsidRDefault="00A734D4" w:rsidP="00172F11">
            <w:pPr>
              <w:jc w:val="center"/>
              <w:rPr>
                <w:sz w:val="16"/>
                <w:szCs w:val="16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  <w:shd w:val="clear" w:color="auto" w:fill="auto"/>
          </w:tcPr>
          <w:p w14:paraId="24429862" w14:textId="3386FBCA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  <w:shd w:val="clear" w:color="auto" w:fill="auto"/>
          </w:tcPr>
          <w:p w14:paraId="29DCA7BE" w14:textId="42AF065A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  <w:shd w:val="clear" w:color="auto" w:fill="auto"/>
          </w:tcPr>
          <w:p w14:paraId="111BEA16" w14:textId="694D6D92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620" w:type="dxa"/>
            <w:shd w:val="clear" w:color="auto" w:fill="auto"/>
          </w:tcPr>
          <w:p w14:paraId="76EFFB19" w14:textId="49388A13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</w:tcPr>
          <w:p w14:paraId="6F80D541" w14:textId="73FA00ED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  <w:tc>
          <w:tcPr>
            <w:tcW w:w="1530" w:type="dxa"/>
          </w:tcPr>
          <w:p w14:paraId="3C822376" w14:textId="5160A6B8" w:rsidR="00172F11" w:rsidRPr="00D76A29" w:rsidRDefault="00907757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907757">
              <w:rPr>
                <w:sz w:val="16"/>
                <w:szCs w:val="16"/>
              </w:rPr>
              <w:t>Pab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Pawg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Cov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Txeej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Txeem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Hauv</w:t>
            </w:r>
            <w:proofErr w:type="spellEnd"/>
            <w:r w:rsidRPr="00907757">
              <w:rPr>
                <w:sz w:val="16"/>
                <w:szCs w:val="16"/>
              </w:rPr>
              <w:t xml:space="preserve"> </w:t>
            </w:r>
            <w:proofErr w:type="spellStart"/>
            <w:r w:rsidRPr="00907757">
              <w:rPr>
                <w:sz w:val="16"/>
                <w:szCs w:val="16"/>
              </w:rPr>
              <w:t>Zej</w:t>
            </w:r>
            <w:proofErr w:type="spellEnd"/>
            <w:r w:rsidRPr="00907757">
              <w:rPr>
                <w:sz w:val="16"/>
                <w:szCs w:val="16"/>
              </w:rPr>
              <w:t xml:space="preserve"> Zog</w:t>
            </w:r>
          </w:p>
        </w:tc>
      </w:tr>
      <w:tr w:rsidR="00172F11" w:rsidRPr="007D09D0" w14:paraId="4516BFED" w14:textId="77777777" w:rsidTr="00E21970">
        <w:trPr>
          <w:trHeight w:val="332"/>
        </w:trPr>
        <w:tc>
          <w:tcPr>
            <w:tcW w:w="1008" w:type="dxa"/>
            <w:shd w:val="clear" w:color="auto" w:fill="auto"/>
          </w:tcPr>
          <w:p w14:paraId="30BE9111" w14:textId="77777777" w:rsidR="00172F11" w:rsidRPr="007D09D0" w:rsidRDefault="00172F11" w:rsidP="00172F11">
            <w:pPr>
              <w:jc w:val="center"/>
              <w:rPr>
                <w:rFonts w:ascii="Times New Roman" w:hAnsi="Times New Roman"/>
                <w:b/>
                <w:sz w:val="14"/>
                <w:szCs w:val="12"/>
              </w:rPr>
            </w:pPr>
            <w:r w:rsidRPr="007D09D0">
              <w:rPr>
                <w:rFonts w:ascii="Times New Roman" w:hAnsi="Times New Roman"/>
                <w:b/>
                <w:sz w:val="14"/>
                <w:szCs w:val="12"/>
              </w:rPr>
              <w:t>9: 30-10</w:t>
            </w:r>
          </w:p>
        </w:tc>
        <w:tc>
          <w:tcPr>
            <w:tcW w:w="1530" w:type="dxa"/>
            <w:shd w:val="clear" w:color="auto" w:fill="auto"/>
          </w:tcPr>
          <w:p w14:paraId="19CFF426" w14:textId="46065F0F" w:rsidR="00172F11" w:rsidRPr="00EE6E8B" w:rsidRDefault="00EE6E8B" w:rsidP="00172F11">
            <w:pPr>
              <w:jc w:val="center"/>
              <w:rPr>
                <w:sz w:val="18"/>
                <w:szCs w:val="18"/>
              </w:rPr>
            </w:pPr>
            <w:proofErr w:type="spellStart"/>
            <w:r w:rsidRPr="00EE6E8B">
              <w:rPr>
                <w:sz w:val="18"/>
                <w:szCs w:val="18"/>
              </w:rPr>
              <w:t>Hauv</w:t>
            </w:r>
            <w:proofErr w:type="spellEnd"/>
            <w:r w:rsidRPr="00EE6E8B">
              <w:rPr>
                <w:sz w:val="18"/>
                <w:szCs w:val="18"/>
              </w:rPr>
              <w:t xml:space="preserve"> Chav </w:t>
            </w:r>
            <w:proofErr w:type="spellStart"/>
            <w:r w:rsidRPr="00EE6E8B">
              <w:rPr>
                <w:sz w:val="18"/>
                <w:szCs w:val="18"/>
              </w:rPr>
              <w:t>Cua</w:t>
            </w:r>
            <w:proofErr w:type="spellEnd"/>
            <w:r w:rsidRPr="00EE6E8B">
              <w:rPr>
                <w:sz w:val="18"/>
                <w:szCs w:val="18"/>
              </w:rPr>
              <w:t xml:space="preserve"> </w:t>
            </w:r>
            <w:proofErr w:type="spellStart"/>
            <w:r w:rsidRPr="00EE6E8B">
              <w:rPr>
                <w:sz w:val="18"/>
                <w:szCs w:val="18"/>
              </w:rPr>
              <w:t>Qes</w:t>
            </w:r>
            <w:proofErr w:type="spellEnd"/>
            <w:r w:rsidR="00172F11" w:rsidRPr="00EE6E8B">
              <w:rPr>
                <w:sz w:val="18"/>
                <w:szCs w:val="18"/>
              </w:rPr>
              <w:t xml:space="preserve"> </w:t>
            </w:r>
          </w:p>
        </w:tc>
        <w:tc>
          <w:tcPr>
            <w:tcW w:w="1530" w:type="dxa"/>
            <w:shd w:val="clear" w:color="auto" w:fill="auto"/>
          </w:tcPr>
          <w:p w14:paraId="59D60768" w14:textId="59BF5482" w:rsidR="00172F11" w:rsidRPr="00D76A29" w:rsidRDefault="00EE6E8B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EE6E8B">
              <w:rPr>
                <w:sz w:val="18"/>
                <w:szCs w:val="18"/>
              </w:rPr>
              <w:t>Hauv</w:t>
            </w:r>
            <w:proofErr w:type="spellEnd"/>
            <w:r w:rsidRPr="00EE6E8B">
              <w:rPr>
                <w:sz w:val="18"/>
                <w:szCs w:val="18"/>
              </w:rPr>
              <w:t xml:space="preserve"> Chav </w:t>
            </w:r>
            <w:proofErr w:type="spellStart"/>
            <w:r w:rsidRPr="00EE6E8B">
              <w:rPr>
                <w:sz w:val="18"/>
                <w:szCs w:val="18"/>
              </w:rPr>
              <w:t>Cua</w:t>
            </w:r>
            <w:proofErr w:type="spellEnd"/>
            <w:r w:rsidRPr="00EE6E8B">
              <w:rPr>
                <w:sz w:val="18"/>
                <w:szCs w:val="18"/>
              </w:rPr>
              <w:t xml:space="preserve"> </w:t>
            </w:r>
            <w:proofErr w:type="spellStart"/>
            <w:r w:rsidRPr="00EE6E8B">
              <w:rPr>
                <w:sz w:val="18"/>
                <w:szCs w:val="18"/>
              </w:rPr>
              <w:t>Qes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02E70411" w14:textId="2B327E9A" w:rsidR="00172F11" w:rsidRPr="00D76A29" w:rsidRDefault="00EE6E8B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EE6E8B">
              <w:rPr>
                <w:sz w:val="18"/>
                <w:szCs w:val="18"/>
              </w:rPr>
              <w:t>Hauv</w:t>
            </w:r>
            <w:proofErr w:type="spellEnd"/>
            <w:r w:rsidRPr="00EE6E8B">
              <w:rPr>
                <w:sz w:val="18"/>
                <w:szCs w:val="18"/>
              </w:rPr>
              <w:t xml:space="preserve"> Chav </w:t>
            </w:r>
            <w:proofErr w:type="spellStart"/>
            <w:r w:rsidRPr="00EE6E8B">
              <w:rPr>
                <w:sz w:val="18"/>
                <w:szCs w:val="18"/>
              </w:rPr>
              <w:t>Cua</w:t>
            </w:r>
            <w:proofErr w:type="spellEnd"/>
            <w:r w:rsidRPr="00EE6E8B">
              <w:rPr>
                <w:sz w:val="18"/>
                <w:szCs w:val="18"/>
              </w:rPr>
              <w:t xml:space="preserve"> </w:t>
            </w:r>
            <w:proofErr w:type="spellStart"/>
            <w:r w:rsidRPr="00EE6E8B">
              <w:rPr>
                <w:sz w:val="18"/>
                <w:szCs w:val="18"/>
              </w:rPr>
              <w:t>Qes</w:t>
            </w:r>
            <w:proofErr w:type="spellEnd"/>
          </w:p>
        </w:tc>
        <w:tc>
          <w:tcPr>
            <w:tcW w:w="1530" w:type="dxa"/>
            <w:shd w:val="clear" w:color="auto" w:fill="auto"/>
          </w:tcPr>
          <w:p w14:paraId="7393A723" w14:textId="7DB552D9" w:rsidR="00172F11" w:rsidRPr="00D76A29" w:rsidRDefault="00EE6E8B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EE6E8B">
              <w:rPr>
                <w:sz w:val="18"/>
                <w:szCs w:val="18"/>
              </w:rPr>
              <w:t>Hauv</w:t>
            </w:r>
            <w:proofErr w:type="spellEnd"/>
            <w:r w:rsidRPr="00EE6E8B">
              <w:rPr>
                <w:sz w:val="18"/>
                <w:szCs w:val="18"/>
              </w:rPr>
              <w:t xml:space="preserve"> Chav </w:t>
            </w:r>
            <w:proofErr w:type="spellStart"/>
            <w:r w:rsidRPr="00EE6E8B">
              <w:rPr>
                <w:sz w:val="18"/>
                <w:szCs w:val="18"/>
              </w:rPr>
              <w:t>Cua</w:t>
            </w:r>
            <w:proofErr w:type="spellEnd"/>
            <w:r w:rsidRPr="00EE6E8B">
              <w:rPr>
                <w:sz w:val="18"/>
                <w:szCs w:val="18"/>
              </w:rPr>
              <w:t xml:space="preserve"> </w:t>
            </w:r>
            <w:proofErr w:type="spellStart"/>
            <w:r w:rsidRPr="00EE6E8B">
              <w:rPr>
                <w:sz w:val="18"/>
                <w:szCs w:val="18"/>
              </w:rPr>
              <w:t>Qes</w:t>
            </w:r>
            <w:proofErr w:type="spellEnd"/>
          </w:p>
        </w:tc>
        <w:tc>
          <w:tcPr>
            <w:tcW w:w="1620" w:type="dxa"/>
            <w:shd w:val="clear" w:color="auto" w:fill="auto"/>
          </w:tcPr>
          <w:p w14:paraId="027FD4F2" w14:textId="78A1FC04" w:rsidR="00172F11" w:rsidRPr="00D76A29" w:rsidRDefault="00EE6E8B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EE6E8B">
              <w:rPr>
                <w:sz w:val="18"/>
                <w:szCs w:val="18"/>
              </w:rPr>
              <w:t>Hauv</w:t>
            </w:r>
            <w:proofErr w:type="spellEnd"/>
            <w:r w:rsidRPr="00EE6E8B">
              <w:rPr>
                <w:sz w:val="18"/>
                <w:szCs w:val="18"/>
              </w:rPr>
              <w:t xml:space="preserve"> Chav </w:t>
            </w:r>
            <w:proofErr w:type="spellStart"/>
            <w:r w:rsidRPr="00EE6E8B">
              <w:rPr>
                <w:sz w:val="18"/>
                <w:szCs w:val="18"/>
              </w:rPr>
              <w:t>Cua</w:t>
            </w:r>
            <w:proofErr w:type="spellEnd"/>
            <w:r w:rsidRPr="00EE6E8B">
              <w:rPr>
                <w:sz w:val="18"/>
                <w:szCs w:val="18"/>
              </w:rPr>
              <w:t xml:space="preserve"> </w:t>
            </w:r>
            <w:proofErr w:type="spellStart"/>
            <w:r w:rsidRPr="00EE6E8B">
              <w:rPr>
                <w:sz w:val="18"/>
                <w:szCs w:val="18"/>
              </w:rPr>
              <w:t>Qes</w:t>
            </w:r>
            <w:proofErr w:type="spellEnd"/>
          </w:p>
        </w:tc>
        <w:tc>
          <w:tcPr>
            <w:tcW w:w="1530" w:type="dxa"/>
          </w:tcPr>
          <w:p w14:paraId="7D18E941" w14:textId="468E89C6" w:rsidR="00172F11" w:rsidRPr="00D76A29" w:rsidRDefault="00EE6E8B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EE6E8B">
              <w:rPr>
                <w:sz w:val="18"/>
                <w:szCs w:val="18"/>
              </w:rPr>
              <w:t>Hauv</w:t>
            </w:r>
            <w:proofErr w:type="spellEnd"/>
            <w:r w:rsidRPr="00EE6E8B">
              <w:rPr>
                <w:sz w:val="18"/>
                <w:szCs w:val="18"/>
              </w:rPr>
              <w:t xml:space="preserve"> Chav </w:t>
            </w:r>
            <w:proofErr w:type="spellStart"/>
            <w:r w:rsidRPr="00EE6E8B">
              <w:rPr>
                <w:sz w:val="18"/>
                <w:szCs w:val="18"/>
              </w:rPr>
              <w:t>Cua</w:t>
            </w:r>
            <w:proofErr w:type="spellEnd"/>
            <w:r w:rsidRPr="00EE6E8B">
              <w:rPr>
                <w:sz w:val="18"/>
                <w:szCs w:val="18"/>
              </w:rPr>
              <w:t xml:space="preserve"> </w:t>
            </w:r>
            <w:proofErr w:type="spellStart"/>
            <w:r w:rsidRPr="00EE6E8B">
              <w:rPr>
                <w:sz w:val="18"/>
                <w:szCs w:val="18"/>
              </w:rPr>
              <w:t>Qes</w:t>
            </w:r>
            <w:proofErr w:type="spellEnd"/>
          </w:p>
        </w:tc>
        <w:tc>
          <w:tcPr>
            <w:tcW w:w="1530" w:type="dxa"/>
          </w:tcPr>
          <w:p w14:paraId="3FB95C4D" w14:textId="2329A511" w:rsidR="00172F11" w:rsidRPr="00D76A29" w:rsidRDefault="00EE6E8B" w:rsidP="00172F11">
            <w:pPr>
              <w:jc w:val="center"/>
              <w:rPr>
                <w:sz w:val="20"/>
                <w:szCs w:val="20"/>
              </w:rPr>
            </w:pPr>
            <w:proofErr w:type="spellStart"/>
            <w:r w:rsidRPr="00EE6E8B">
              <w:rPr>
                <w:sz w:val="18"/>
                <w:szCs w:val="18"/>
              </w:rPr>
              <w:t>Hauv</w:t>
            </w:r>
            <w:proofErr w:type="spellEnd"/>
            <w:r w:rsidRPr="00EE6E8B">
              <w:rPr>
                <w:sz w:val="18"/>
                <w:szCs w:val="18"/>
              </w:rPr>
              <w:t xml:space="preserve"> Chav </w:t>
            </w:r>
            <w:proofErr w:type="spellStart"/>
            <w:r w:rsidRPr="00EE6E8B">
              <w:rPr>
                <w:sz w:val="18"/>
                <w:szCs w:val="18"/>
              </w:rPr>
              <w:t>Cua</w:t>
            </w:r>
            <w:proofErr w:type="spellEnd"/>
            <w:r w:rsidRPr="00EE6E8B">
              <w:rPr>
                <w:sz w:val="18"/>
                <w:szCs w:val="18"/>
              </w:rPr>
              <w:t xml:space="preserve"> </w:t>
            </w:r>
            <w:proofErr w:type="spellStart"/>
            <w:r w:rsidRPr="00EE6E8B">
              <w:rPr>
                <w:sz w:val="18"/>
                <w:szCs w:val="18"/>
              </w:rPr>
              <w:t>Qes</w:t>
            </w:r>
            <w:proofErr w:type="spellEnd"/>
          </w:p>
        </w:tc>
      </w:tr>
    </w:tbl>
    <w:p w14:paraId="14CDCBA8" w14:textId="77777777" w:rsidR="00392E7F" w:rsidRDefault="00392E7F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360A965E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4F375FAD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1A5E4D49" w14:textId="77777777" w:rsidR="00135E28" w:rsidRDefault="00135E28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2EC7B067" w14:textId="77777777" w:rsidR="001E497D" w:rsidRDefault="001E497D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3DC732D0" w14:textId="77777777" w:rsidR="00CD575B" w:rsidRDefault="00CD575B">
      <w:pPr>
        <w:rPr>
          <w:rFonts w:ascii="Comic Sans MS" w:eastAsia="Arial" w:hAnsi="Comic Sans MS"/>
          <w:color w:val="000000"/>
          <w:w w:val="110"/>
          <w:sz w:val="23"/>
          <w:szCs w:val="23"/>
        </w:rPr>
      </w:pPr>
    </w:p>
    <w:p w14:paraId="1DF535C6" w14:textId="77777777" w:rsidR="001B1C42" w:rsidRDefault="001B1C42" w:rsidP="00CD575B">
      <w:pPr>
        <w:pStyle w:val="BodyText"/>
        <w:spacing w:line="282" w:lineRule="auto"/>
        <w:ind w:left="0" w:right="120"/>
        <w:rPr>
          <w:rFonts w:ascii="Comic Sans MS" w:hAnsi="Comic Sans MS"/>
          <w:color w:val="000000"/>
          <w:w w:val="110"/>
          <w:sz w:val="23"/>
          <w:szCs w:val="23"/>
        </w:rPr>
      </w:pPr>
    </w:p>
    <w:p w14:paraId="631CA918" w14:textId="77777777" w:rsidR="00CD575B" w:rsidRPr="000048E8" w:rsidRDefault="00CD575B" w:rsidP="00CD575B">
      <w:pPr>
        <w:pStyle w:val="BodyText"/>
        <w:spacing w:line="282" w:lineRule="auto"/>
        <w:ind w:left="0" w:right="120"/>
        <w:rPr>
          <w:rFonts w:ascii="Comic Sans MS" w:hAnsi="Comic Sans MS"/>
          <w:color w:val="000000"/>
          <w:w w:val="110"/>
          <w:sz w:val="23"/>
          <w:szCs w:val="23"/>
        </w:rPr>
      </w:pPr>
    </w:p>
    <w:p w14:paraId="5D8FF873" w14:textId="77777777" w:rsidR="00E70418" w:rsidRPr="001E497D" w:rsidRDefault="00E70418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0"/>
        </w:rPr>
      </w:pPr>
    </w:p>
    <w:p w14:paraId="773B41D8" w14:textId="77777777" w:rsidR="00392E7F" w:rsidRDefault="00E70418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  <w:r>
        <w:rPr>
          <w:rFonts w:ascii="Comic Sans MS" w:hAnsi="Comic Sans MS"/>
          <w:spacing w:val="-4"/>
          <w:w w:val="110"/>
          <w:sz w:val="22"/>
        </w:rPr>
        <w:tab/>
      </w:r>
    </w:p>
    <w:p w14:paraId="3759F527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111EB269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61AF266E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17624452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2FE3C905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50A38661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2C670E9B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08A82235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35351330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502DDA4C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0A1C88DA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03BAD49D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317B2E1A" w14:textId="77777777" w:rsidR="00392E7F" w:rsidRDefault="00392E7F" w:rsidP="004978A2">
      <w:pPr>
        <w:pStyle w:val="BodyText"/>
        <w:spacing w:before="69"/>
        <w:ind w:left="0"/>
        <w:rPr>
          <w:rFonts w:ascii="Comic Sans MS" w:hAnsi="Comic Sans MS"/>
          <w:spacing w:val="-4"/>
          <w:w w:val="110"/>
          <w:sz w:val="22"/>
        </w:rPr>
      </w:pPr>
    </w:p>
    <w:p w14:paraId="5DA47595" w14:textId="77777777" w:rsidR="00392E7F" w:rsidRDefault="00392E7F">
      <w:pPr>
        <w:rPr>
          <w:rFonts w:ascii="Comic Sans MS" w:eastAsia="Arial" w:hAnsi="Comic Sans MS"/>
          <w:spacing w:val="-4"/>
          <w:w w:val="110"/>
          <w:szCs w:val="24"/>
        </w:rPr>
      </w:pPr>
      <w:r>
        <w:rPr>
          <w:rFonts w:ascii="Comic Sans MS" w:hAnsi="Comic Sans MS"/>
          <w:spacing w:val="-4"/>
          <w:w w:val="110"/>
        </w:rPr>
        <w:br w:type="page"/>
      </w:r>
    </w:p>
    <w:p w14:paraId="093FC2AE" w14:textId="7F4D16A4" w:rsidR="003D67BE" w:rsidRPr="0032071D" w:rsidRDefault="001969DC" w:rsidP="004978A2">
      <w:pPr>
        <w:pStyle w:val="BodyText"/>
        <w:spacing w:before="69"/>
        <w:ind w:left="0"/>
        <w:rPr>
          <w:rFonts w:ascii="Comic Sans MS" w:hAnsi="Comic Sans MS"/>
          <w:sz w:val="21"/>
          <w:szCs w:val="21"/>
        </w:rPr>
      </w:pPr>
      <w:del w:id="626" w:author="Fong RERHANG" w:date="2021-06-13T16:05:00Z">
        <w:r w:rsidRPr="0032071D" w:rsidDel="001F1DB6">
          <w:rPr>
            <w:rFonts w:ascii="Comic Sans MS" w:hAnsi="Comic Sans MS"/>
            <w:spacing w:val="-4"/>
            <w:w w:val="110"/>
            <w:sz w:val="21"/>
            <w:szCs w:val="21"/>
          </w:rPr>
          <w:lastRenderedPageBreak/>
          <w:delText>Yob</w:delText>
        </w:r>
        <w:r w:rsidRPr="0032071D" w:rsidDel="001F1DB6">
          <w:rPr>
            <w:rFonts w:ascii="Comic Sans MS" w:hAnsi="Comic Sans MS"/>
            <w:w w:val="110"/>
            <w:sz w:val="21"/>
            <w:szCs w:val="21"/>
          </w:rPr>
          <w:delText xml:space="preserve">u </w:delText>
        </w:r>
      </w:del>
      <w:proofErr w:type="spellStart"/>
      <w:ins w:id="627" w:author="Fong RERHANG" w:date="2021-06-13T16:05:00Z">
        <w:r w:rsidR="001F1DB6">
          <w:rPr>
            <w:rFonts w:ascii="Comic Sans MS" w:hAnsi="Comic Sans MS"/>
            <w:spacing w:val="-4"/>
            <w:w w:val="110"/>
            <w:sz w:val="21"/>
            <w:szCs w:val="21"/>
          </w:rPr>
          <w:t>Koj</w:t>
        </w:r>
        <w:proofErr w:type="spellEnd"/>
        <w:r w:rsidR="001F1DB6" w:rsidRPr="0032071D">
          <w:rPr>
            <w:rFonts w:ascii="Comic Sans MS" w:hAnsi="Comic Sans MS"/>
            <w:w w:val="110"/>
            <w:sz w:val="21"/>
            <w:szCs w:val="21"/>
          </w:rPr>
          <w:t xml:space="preserve"> </w:t>
        </w:r>
      </w:ins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tuaj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yeem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qhia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me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ntsis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txog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kev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ua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ub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ua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no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thiab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pab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pawg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los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ntawm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qhov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lawv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 tau hu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hauv</w:t>
      </w:r>
      <w:proofErr w:type="spellEnd"/>
      <w:ins w:id="628" w:author="Fong RERHANG" w:date="2021-06-13T16:04:00Z">
        <w:r w:rsidR="001F1DB6">
          <w:rPr>
            <w:rFonts w:ascii="Comic Sans MS" w:hAnsi="Comic Sans MS"/>
            <w:w w:val="110"/>
            <w:sz w:val="21"/>
            <w:szCs w:val="21"/>
          </w:rPr>
          <w:t xml:space="preserve"> </w:t>
        </w:r>
        <w:proofErr w:type="spellStart"/>
        <w:r w:rsidR="001F1DB6">
          <w:rPr>
            <w:rFonts w:ascii="Comic Sans MS" w:hAnsi="Comic Sans MS"/>
            <w:w w:val="110"/>
            <w:sz w:val="21"/>
            <w:szCs w:val="21"/>
          </w:rPr>
          <w:t>kev</w:t>
        </w:r>
        <w:proofErr w:type="spellEnd"/>
        <w:r w:rsidR="001F1DB6">
          <w:rPr>
            <w:rFonts w:ascii="Comic Sans MS" w:hAnsi="Comic Sans MS"/>
            <w:w w:val="110"/>
            <w:sz w:val="21"/>
            <w:szCs w:val="21"/>
          </w:rPr>
          <w:t xml:space="preserve"> teem</w:t>
        </w:r>
      </w:ins>
      <w:r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sij</w:t>
      </w:r>
      <w:proofErr w:type="spellEnd"/>
      <w:r w:rsidR="00596DD8"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Pr="0032071D">
        <w:rPr>
          <w:rFonts w:ascii="Comic Sans MS" w:hAnsi="Comic Sans MS"/>
          <w:w w:val="110"/>
          <w:sz w:val="21"/>
          <w:szCs w:val="21"/>
        </w:rPr>
        <w:t>hawm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 xml:space="preserve">. </w:t>
      </w:r>
      <w:proofErr w:type="spellStart"/>
      <w:r w:rsidR="00BE005B" w:rsidRPr="0032071D">
        <w:rPr>
          <w:rFonts w:ascii="Comic Sans MS" w:hAnsi="Comic Sans MS"/>
          <w:w w:val="110"/>
          <w:sz w:val="21"/>
          <w:szCs w:val="21"/>
        </w:rPr>
        <w:t>Nco</w:t>
      </w:r>
      <w:proofErr w:type="spellEnd"/>
      <w:r w:rsidR="00BE005B" w:rsidRPr="0032071D">
        <w:rPr>
          <w:rFonts w:ascii="Comic Sans MS" w:hAnsi="Comic Sans MS"/>
          <w:w w:val="110"/>
          <w:sz w:val="21"/>
          <w:szCs w:val="21"/>
        </w:rPr>
        <w:t xml:space="preserve"> </w:t>
      </w:r>
      <w:proofErr w:type="spellStart"/>
      <w:r w:rsidR="00BE005B" w:rsidRPr="0032071D">
        <w:rPr>
          <w:rFonts w:ascii="Comic Sans MS" w:hAnsi="Comic Sans MS"/>
          <w:w w:val="110"/>
          <w:sz w:val="21"/>
          <w:szCs w:val="21"/>
        </w:rPr>
        <w:t>ntseg</w:t>
      </w:r>
      <w:proofErr w:type="spellEnd"/>
      <w:r w:rsidR="00BE005B" w:rsidRPr="0032071D">
        <w:rPr>
          <w:rFonts w:ascii="Comic Sans MS" w:hAnsi="Comic Sans MS"/>
          <w:w w:val="110"/>
          <w:sz w:val="21"/>
          <w:szCs w:val="21"/>
        </w:rPr>
        <w:t xml:space="preserve"> me </w:t>
      </w:r>
      <w:proofErr w:type="spellStart"/>
      <w:r w:rsidR="00BE005B" w:rsidRPr="0032071D">
        <w:rPr>
          <w:rFonts w:ascii="Comic Sans MS" w:hAnsi="Comic Sans MS"/>
          <w:w w:val="110"/>
          <w:sz w:val="21"/>
          <w:szCs w:val="21"/>
        </w:rPr>
        <w:t>ntsi</w:t>
      </w:r>
      <w:proofErr w:type="spellEnd"/>
      <w:r w:rsidRPr="0032071D">
        <w:rPr>
          <w:rFonts w:ascii="Comic Sans MS" w:hAnsi="Comic Sans MS"/>
          <w:w w:val="110"/>
          <w:sz w:val="21"/>
          <w:szCs w:val="21"/>
        </w:rPr>
        <w:t>:</w:t>
      </w:r>
    </w:p>
    <w:p w14:paraId="6E1C2FC0" w14:textId="4B6A92AE" w:rsidR="00421E6B" w:rsidRPr="00503398" w:rsidRDefault="00561A4A" w:rsidP="00701EE3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701EE3">
        <w:rPr>
          <w:rFonts w:ascii="Comic Sans MS" w:hAnsi="Comic Sans MS"/>
          <w:noProof/>
          <w:color w:val="000000"/>
          <w:spacing w:val="36"/>
          <w:w w:val="110"/>
          <w:sz w:val="22"/>
          <w:szCs w:val="22"/>
        </w:rPr>
        <w:drawing>
          <wp:anchor distT="0" distB="0" distL="114300" distR="114300" simplePos="0" relativeHeight="251676160" behindDoc="0" locked="0" layoutInCell="1" allowOverlap="1" wp14:anchorId="159FC948" wp14:editId="2DF97A17">
            <wp:simplePos x="0" y="0"/>
            <wp:positionH relativeFrom="column">
              <wp:posOffset>5475605</wp:posOffset>
            </wp:positionH>
            <wp:positionV relativeFrom="paragraph">
              <wp:posOffset>450215</wp:posOffset>
            </wp:positionV>
            <wp:extent cx="3176905" cy="2142490"/>
            <wp:effectExtent l="19050" t="19050" r="23495" b="10160"/>
            <wp:wrapSquare wrapText="bothSides"/>
            <wp:docPr id="300" name="Picture 300" descr="C:\Users\aadams\Desktop\Group discussion at The STA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adams\Desktop\Group discussion at The STAY (2)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21424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8A2" w:rsidRPr="00701EE3">
        <w:rPr>
          <w:rFonts w:ascii="Comic Sans MS" w:hAnsi="Comic Sans MS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 wp14:anchorId="56CDA144" wp14:editId="29B09089">
                <wp:simplePos x="0" y="0"/>
                <wp:positionH relativeFrom="page">
                  <wp:posOffset>3663950</wp:posOffset>
                </wp:positionH>
                <wp:positionV relativeFrom="paragraph">
                  <wp:posOffset>205740</wp:posOffset>
                </wp:positionV>
                <wp:extent cx="46990" cy="7620"/>
                <wp:effectExtent l="6350" t="32385" r="3810" b="26670"/>
                <wp:wrapNone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90" cy="7620"/>
                          <a:chOff x="5770" y="324"/>
                          <a:chExt cx="74" cy="12"/>
                        </a:xfrm>
                      </wpg:grpSpPr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5770" y="324"/>
                            <a:ext cx="74" cy="12"/>
                          </a:xfrm>
                          <a:custGeom>
                            <a:avLst/>
                            <a:gdLst>
                              <a:gd name="T0" fmla="+- 0 5807 5770"/>
                              <a:gd name="T1" fmla="*/ T0 w 74"/>
                              <a:gd name="T2" fmla="+- 0 324 324"/>
                              <a:gd name="T3" fmla="*/ 324 h 12"/>
                              <a:gd name="T4" fmla="+- 0 5807 5770"/>
                              <a:gd name="T5" fmla="*/ T4 w 74"/>
                              <a:gd name="T6" fmla="+- 0 336 324"/>
                              <a:gd name="T7" fmla="*/ 336 h 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</a:cxnLst>
                            <a:rect l="0" t="0" r="r" b="b"/>
                            <a:pathLst>
                              <a:path w="74" h="12">
                                <a:moveTo>
                                  <a:pt x="37" y="0"/>
                                </a:moveTo>
                                <a:lnTo>
                                  <a:pt x="37" y="12"/>
                                </a:lnTo>
                              </a:path>
                            </a:pathLst>
                          </a:custGeom>
                          <a:noFill/>
                          <a:ln w="4850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0A3EF84A" id="Group 3" o:spid="_x0000_s1026" style="position:absolute;margin-left:288.5pt;margin-top:16.2pt;width:3.7pt;height:.6pt;z-index:-251657728;mso-position-horizontal-relative:page" coordorigin="5770,324" coordsize="74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">
                <v:shape id="Freeform 4" o:spid="_x0000_s1027" style="position:absolute;left:5770;top:324;width:74;height:12;visibility:visible;mso-wrap-style:square;v-text-anchor:top" coordsize="74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" path="m37,r,12e" filled="f" strokeweight="1.3474mm">
                  <v:path arrowok="t" o:connecttype="custom" o:connectlocs="37,324;37,336" o:connectangles="0,0"/>
                </v:shape>
                <w10:wrap anchorx="page"/>
              </v:group>
            </w:pict>
          </mc:Fallback>
        </mc:AlternateContent>
      </w:r>
      <w:r w:rsidR="001969DC" w:rsidRPr="00701EE3">
        <w:rPr>
          <w:rFonts w:ascii="Comic Sans MS" w:hAnsi="Comic Sans MS" w:cs="Arial"/>
          <w:color w:val="000000"/>
          <w:spacing w:val="3"/>
          <w:w w:val="110"/>
          <w:sz w:val="22"/>
          <w:szCs w:val="22"/>
        </w:rPr>
        <w:t>“AD</w:t>
      </w:r>
      <w:r w:rsidR="00674C90" w:rsidRPr="00701EE3">
        <w:rPr>
          <w:rFonts w:ascii="Comic Sans MS" w:hAnsi="Comic Sans MS" w:cs="Arial"/>
          <w:color w:val="000000"/>
          <w:w w:val="110"/>
          <w:sz w:val="22"/>
          <w:szCs w:val="22"/>
        </w:rPr>
        <w:t>L</w:t>
      </w:r>
      <w:ins w:id="629" w:author="Fong RERHANG" w:date="2021-06-13T16:05:00Z">
        <w:r w:rsidR="001F1DB6">
          <w:rPr>
            <w:rFonts w:ascii="Comic Sans MS" w:hAnsi="Comic Sans MS" w:cs="Arial"/>
            <w:color w:val="000000"/>
            <w:w w:val="110"/>
            <w:sz w:val="22"/>
            <w:szCs w:val="22"/>
          </w:rPr>
          <w:t>s</w:t>
        </w:r>
      </w:ins>
      <w:del w:id="630" w:author="Fong RERHANG" w:date="2021-06-13T16:05:00Z">
        <w:r w:rsidR="00674C90" w:rsidRPr="00503398" w:rsidDel="001F1DB6">
          <w:rPr>
            <w:rFonts w:ascii="Comic Sans MS" w:hAnsi="Comic Sans MS" w:cs="Arial"/>
            <w:color w:val="000000"/>
            <w:w w:val="110"/>
            <w:sz w:val="20"/>
            <w:szCs w:val="20"/>
          </w:rPr>
          <w:delText xml:space="preserve"> (cov)</w:delText>
        </w:r>
      </w:del>
      <w:r w:rsidR="001969DC" w:rsidRPr="00503398">
        <w:rPr>
          <w:rFonts w:ascii="Comic Sans MS" w:hAnsi="Comic Sans MS" w:cs="Arial"/>
          <w:color w:val="000000"/>
          <w:w w:val="110"/>
          <w:sz w:val="20"/>
          <w:szCs w:val="20"/>
        </w:rPr>
        <w:t>”</w:t>
      </w:r>
      <w:r w:rsidR="00674C90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="00316F2D" w:rsidRPr="00503398">
        <w:rPr>
          <w:rFonts w:ascii="Comic Sans MS" w:hAnsi="Comic Sans MS" w:cs="Arial"/>
          <w:color w:val="000000"/>
          <w:w w:val="110"/>
          <w:sz w:val="20"/>
          <w:szCs w:val="20"/>
        </w:rPr>
        <w:t>yog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dej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num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="00B747C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B747CC" w:rsidRPr="00503398">
        <w:rPr>
          <w:rFonts w:ascii="Comic Sans MS" w:hAnsi="Comic Sans MS"/>
          <w:color w:val="000000"/>
          <w:w w:val="110"/>
          <w:sz w:val="20"/>
          <w:szCs w:val="20"/>
        </w:rPr>
        <w:t>niaj</w:t>
      </w:r>
      <w:proofErr w:type="spellEnd"/>
      <w:r w:rsidR="00B747C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B747CC" w:rsidRPr="00503398">
        <w:rPr>
          <w:rFonts w:ascii="Comic Sans MS" w:hAnsi="Comic Sans MS"/>
          <w:color w:val="000000"/>
          <w:w w:val="110"/>
          <w:sz w:val="20"/>
          <w:szCs w:val="20"/>
        </w:rPr>
        <w:t>hnub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neej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zoo li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sawv</w:t>
      </w:r>
      <w:proofErr w:type="spellEnd"/>
      <w:del w:id="631" w:author="Fong RERHANG" w:date="2021-06-13T16:06:00Z">
        <w:r w:rsidR="001969DC" w:rsidRPr="00503398" w:rsidDel="001F1DB6">
          <w:rPr>
            <w:rFonts w:ascii="Comic Sans MS" w:hAnsi="Comic Sans MS"/>
            <w:color w:val="000000"/>
            <w:w w:val="110"/>
            <w:sz w:val="20"/>
            <w:szCs w:val="20"/>
          </w:rPr>
          <w:delText xml:space="preserve"> ntxov</w:delText>
        </w:r>
      </w:del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thaum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sawv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ntxov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da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dej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txhuam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hniav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hnav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khaub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ncaws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E6249" w:rsidRPr="00503398">
        <w:rPr>
          <w:rFonts w:ascii="Comic Sans MS" w:hAnsi="Comic Sans MS"/>
          <w:color w:val="000000"/>
          <w:w w:val="110"/>
          <w:sz w:val="20"/>
          <w:szCs w:val="20"/>
        </w:rPr>
        <w:t>kom</w:t>
      </w:r>
      <w:proofErr w:type="spellEnd"/>
      <w:r w:rsidR="001E6249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txaj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pw</w:t>
      </w:r>
      <w:r w:rsidR="00701EE3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701EE3" w:rsidRPr="00503398">
        <w:rPr>
          <w:rFonts w:ascii="Comic Sans MS" w:hAnsi="Comic Sans MS"/>
          <w:color w:val="000000"/>
          <w:w w:val="110"/>
          <w:sz w:val="20"/>
          <w:szCs w:val="20"/>
        </w:rPr>
        <w:t>huv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1969DC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yam.</w:t>
      </w:r>
    </w:p>
    <w:p w14:paraId="4A60CED6" w14:textId="0AA2B7EB" w:rsidR="00421E6B" w:rsidRPr="00503398" w:rsidRDefault="001969DC" w:rsidP="00A2075D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“</w:t>
      </w:r>
      <w:proofErr w:type="spellStart"/>
      <w:ins w:id="632" w:author="Fong RERHANG" w:date="2021-06-13T16:07:00Z">
        <w:r w:rsidR="001F1DB6" w:rsidRPr="00503398">
          <w:rPr>
            <w:rFonts w:ascii="Comic Sans MS" w:hAnsi="Comic Sans MS" w:cs="Arial"/>
            <w:color w:val="000000"/>
            <w:w w:val="110"/>
            <w:sz w:val="20"/>
            <w:szCs w:val="20"/>
          </w:rPr>
          <w:t>Rooj</w:t>
        </w:r>
        <w:proofErr w:type="spellEnd"/>
        <w:r w:rsidR="001F1DB6" w:rsidRPr="00503398">
          <w:rPr>
            <w:rFonts w:ascii="Comic Sans MS" w:hAnsi="Comic Sans MS" w:cs="Arial"/>
            <w:color w:val="000000"/>
            <w:w w:val="110"/>
            <w:sz w:val="20"/>
            <w:szCs w:val="20"/>
          </w:rPr>
          <w:t xml:space="preserve"> Sib </w:t>
        </w:r>
        <w:proofErr w:type="spellStart"/>
        <w:r w:rsidR="001F1DB6" w:rsidRPr="00503398">
          <w:rPr>
            <w:rFonts w:ascii="Comic Sans MS" w:hAnsi="Comic Sans MS" w:cs="Arial"/>
            <w:color w:val="000000"/>
            <w:w w:val="110"/>
            <w:sz w:val="20"/>
            <w:szCs w:val="20"/>
          </w:rPr>
          <w:t>Tham</w:t>
        </w:r>
        <w:proofErr w:type="spellEnd"/>
        <w:r w:rsidR="001F1DB6" w:rsidRPr="00503398">
          <w:rPr>
            <w:rFonts w:ascii="Comic Sans MS" w:hAnsi="Comic Sans MS" w:cs="Arial"/>
            <w:color w:val="000000"/>
            <w:spacing w:val="1"/>
            <w:w w:val="110"/>
            <w:sz w:val="20"/>
            <w:szCs w:val="20"/>
          </w:rPr>
          <w:t xml:space="preserve"> </w:t>
        </w:r>
      </w:ins>
      <w:proofErr w:type="spellStart"/>
      <w:r w:rsidR="00C35B2C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Zej</w:t>
      </w:r>
      <w:proofErr w:type="spellEnd"/>
      <w:r w:rsidR="00C35B2C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 xml:space="preserve"> Zog</w:t>
      </w:r>
      <w:del w:id="633" w:author="Fong RERHANG" w:date="2021-06-13T16:07:00Z">
        <w:r w:rsidRPr="00503398" w:rsidDel="001F1DB6">
          <w:rPr>
            <w:rFonts w:ascii="Comic Sans MS" w:hAnsi="Comic Sans MS" w:cs="Arial"/>
            <w:color w:val="000000"/>
            <w:w w:val="110"/>
            <w:sz w:val="20"/>
            <w:szCs w:val="20"/>
          </w:rPr>
          <w:delText xml:space="preserve"> Lub Rooj Sib Tham</w:delText>
        </w:r>
      </w:del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”</w:t>
      </w:r>
      <w:r w:rsidR="00A2075D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yog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ins w:id="634" w:author="Fong RERHANG" w:date="2021-06-13T16:08:00Z">
        <w:r w:rsidR="001F1DB6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</w:ins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thaum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tub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ntxhais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hluas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hauj</w:t>
      </w:r>
      <w:proofErr w:type="spellEnd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sib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koom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mus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dhau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hnub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ntaw</w:t>
      </w:r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>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hais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zoo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tuaj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tshiab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hais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nyob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zoo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ins w:id="635" w:author="Fong RERHANG" w:date="2021-06-13T16:10:00Z">
        <w:r w:rsidR="001F1DB6">
          <w:rPr>
            <w:rFonts w:ascii="Comic Sans MS" w:hAnsi="Comic Sans MS"/>
            <w:color w:val="000000"/>
            <w:w w:val="110"/>
            <w:sz w:val="20"/>
            <w:szCs w:val="20"/>
          </w:rPr>
          <w:t>tauj</w:t>
        </w:r>
        <w:proofErr w:type="spellEnd"/>
        <w:r w:rsidR="001F1DB6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  <w:proofErr w:type="spellStart"/>
        <w:r w:rsidR="001F1DB6">
          <w:rPr>
            <w:rFonts w:ascii="Comic Sans MS" w:hAnsi="Comic Sans MS"/>
            <w:color w:val="000000"/>
            <w:w w:val="110"/>
            <w:sz w:val="20"/>
            <w:szCs w:val="20"/>
          </w:rPr>
          <w:t>tshiab</w:t>
        </w:r>
        <w:proofErr w:type="spellEnd"/>
        <w:r w:rsidR="001F1DB6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, </w:t>
        </w:r>
        <w:proofErr w:type="spellStart"/>
        <w:r w:rsidR="001F1DB6">
          <w:rPr>
            <w:rFonts w:ascii="Comic Sans MS" w:hAnsi="Comic Sans MS"/>
            <w:color w:val="000000"/>
            <w:w w:val="110"/>
            <w:sz w:val="20"/>
            <w:szCs w:val="20"/>
          </w:rPr>
          <w:t>hais</w:t>
        </w:r>
        <w:proofErr w:type="spellEnd"/>
        <w:r w:rsidR="001F1DB6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  <w:proofErr w:type="spellStart"/>
        <w:r w:rsidR="001F1DB6">
          <w:rPr>
            <w:rFonts w:ascii="Comic Sans MS" w:hAnsi="Comic Sans MS"/>
            <w:color w:val="000000"/>
            <w:w w:val="110"/>
            <w:sz w:val="20"/>
            <w:szCs w:val="20"/>
          </w:rPr>
          <w:t>mus</w:t>
        </w:r>
        <w:proofErr w:type="spellEnd"/>
        <w:r w:rsidR="001F1DB6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zoo </w:t>
        </w:r>
        <w:proofErr w:type="spellStart"/>
        <w:r w:rsidR="001F1DB6">
          <w:rPr>
            <w:rFonts w:ascii="Comic Sans MS" w:hAnsi="Comic Sans MS"/>
            <w:color w:val="000000"/>
            <w:w w:val="110"/>
            <w:sz w:val="20"/>
            <w:szCs w:val="20"/>
          </w:rPr>
          <w:t>cov</w:t>
        </w:r>
        <w:proofErr w:type="spellEnd"/>
        <w:r w:rsidR="001F1DB6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</w:ins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tawm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mus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qhia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txog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>hauj</w:t>
      </w:r>
      <w:proofErr w:type="spellEnd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A2075D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del w:id="636" w:author="Fong RERHANG" w:date="2021-06-13T16:11:00Z">
        <w:r w:rsidRPr="00503398" w:rsidDel="001F1DB6">
          <w:rPr>
            <w:rFonts w:ascii="Comic Sans MS" w:hAnsi="Comic Sans MS"/>
            <w:color w:val="000000"/>
            <w:w w:val="110"/>
            <w:sz w:val="20"/>
            <w:szCs w:val="20"/>
          </w:rPr>
          <w:delText xml:space="preserve">dab tsi </w:delText>
        </w:r>
      </w:del>
      <w:proofErr w:type="spellStart"/>
      <w:ins w:id="637" w:author="Fong RERHANG" w:date="2021-06-13T16:11:00Z">
        <w:r w:rsidR="001F1DB6">
          <w:rPr>
            <w:rFonts w:ascii="Comic Sans MS" w:hAnsi="Comic Sans MS"/>
            <w:color w:val="000000"/>
            <w:w w:val="110"/>
            <w:sz w:val="20"/>
            <w:szCs w:val="20"/>
          </w:rPr>
          <w:t>uas</w:t>
        </w:r>
        <w:proofErr w:type="spellEnd"/>
        <w:r w:rsidR="001F1DB6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</w:ins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hluas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daws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teeb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meem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cuam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​​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tshuam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txhua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leej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txhua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sz w:val="20"/>
          <w:szCs w:val="20"/>
        </w:rPr>
        <w:t>tus</w:t>
      </w:r>
      <w:proofErr w:type="spellEnd"/>
      <w:r w:rsidRPr="00503398">
        <w:rPr>
          <w:rFonts w:ascii="Comic Sans MS" w:hAnsi="Comic Sans MS"/>
          <w:color w:val="000000"/>
          <w:sz w:val="20"/>
          <w:szCs w:val="20"/>
        </w:rPr>
        <w:t>.</w:t>
      </w:r>
    </w:p>
    <w:p w14:paraId="7EEBCBC5" w14:textId="2078092C" w:rsidR="00421E6B" w:rsidRPr="00503398" w:rsidRDefault="001969DC" w:rsidP="00C51236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“</w:t>
      </w:r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Kev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txawj"</w:t>
      </w:r>
      <w:r w:rsidR="00C51236" w:rsidRPr="00503398">
        <w:rPr>
          <w:rFonts w:ascii="Comic Sans MS" w:hAnsi="Comic Sans MS" w:cs="Arial"/>
          <w:color w:val="000000"/>
          <w:w w:val="110"/>
          <w:sz w:val="20"/>
          <w:szCs w:val="20"/>
        </w:rPr>
        <w:t>pab</w:t>
      </w:r>
      <w:proofErr w:type="spellEnd"/>
      <w:r w:rsidR="00C51236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pawg</w:t>
      </w:r>
      <w:proofErr w:type="spellEnd"/>
      <w:r w:rsidR="00C51236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suav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nrog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tej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yam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xws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li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tswj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npau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taws,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tswj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kheej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sib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txuas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daws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teebmeem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daws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teebmeem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>.</w:t>
      </w:r>
    </w:p>
    <w:p w14:paraId="36F53137" w14:textId="71C33481" w:rsidR="003D67BE" w:rsidRPr="00503398" w:rsidRDefault="00421E6B" w:rsidP="00C952CA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503398">
        <w:rPr>
          <w:rFonts w:ascii="Comic Sans MS" w:hAnsi="Comic Sans MS" w:cs="Arial"/>
          <w:color w:val="000000"/>
          <w:spacing w:val="1"/>
          <w:w w:val="115"/>
          <w:sz w:val="20"/>
          <w:szCs w:val="20"/>
        </w:rPr>
        <w:t>“</w:t>
      </w:r>
      <w:proofErr w:type="spellStart"/>
      <w:r w:rsidR="0068251E" w:rsidRPr="00503398">
        <w:rPr>
          <w:rFonts w:ascii="Comic Sans MS" w:hAnsi="Comic Sans MS" w:cs="Arial"/>
          <w:color w:val="000000"/>
          <w:spacing w:val="1"/>
          <w:w w:val="115"/>
          <w:sz w:val="20"/>
          <w:szCs w:val="20"/>
        </w:rPr>
        <w:t>Qhia</w:t>
      </w:r>
      <w:proofErr w:type="spellEnd"/>
      <w:r w:rsidR="0068251E" w:rsidRPr="00503398">
        <w:rPr>
          <w:rFonts w:ascii="Comic Sans MS" w:hAnsi="Comic Sans MS" w:cs="Arial"/>
          <w:color w:val="000000"/>
          <w:spacing w:val="1"/>
          <w:w w:val="115"/>
          <w:sz w:val="20"/>
          <w:szCs w:val="20"/>
        </w:rPr>
        <w:t xml:space="preserve"> Kev </w:t>
      </w:r>
      <w:del w:id="638" w:author="Fong RERHANG" w:date="2021-06-13T16:12:00Z">
        <w:r w:rsidR="0068251E" w:rsidRPr="00503398" w:rsidDel="001F1DB6">
          <w:rPr>
            <w:rFonts w:ascii="Comic Sans MS" w:hAnsi="Comic Sans MS" w:cs="Arial"/>
            <w:color w:val="000000"/>
            <w:spacing w:val="1"/>
            <w:w w:val="115"/>
            <w:sz w:val="20"/>
            <w:szCs w:val="20"/>
          </w:rPr>
          <w:delText>Ko Duab</w:delText>
        </w:r>
      </w:del>
      <w:proofErr w:type="spellStart"/>
      <w:ins w:id="639" w:author="Fong RERHANG" w:date="2021-06-13T16:12:00Z">
        <w:r w:rsidR="001F1DB6">
          <w:rPr>
            <w:rFonts w:ascii="Comic Sans MS" w:hAnsi="Comic Sans MS" w:cs="Arial"/>
            <w:color w:val="000000"/>
            <w:spacing w:val="1"/>
            <w:w w:val="115"/>
            <w:sz w:val="20"/>
            <w:szCs w:val="20"/>
          </w:rPr>
          <w:t>Nthuav</w:t>
        </w:r>
        <w:proofErr w:type="spellEnd"/>
        <w:r w:rsidR="001F1DB6">
          <w:rPr>
            <w:rFonts w:ascii="Comic Sans MS" w:hAnsi="Comic Sans MS" w:cs="Arial"/>
            <w:color w:val="000000"/>
            <w:spacing w:val="1"/>
            <w:w w:val="115"/>
            <w:sz w:val="20"/>
            <w:szCs w:val="20"/>
          </w:rPr>
          <w:t xml:space="preserve"> </w:t>
        </w:r>
        <w:proofErr w:type="spellStart"/>
        <w:r w:rsidR="001F1DB6">
          <w:rPr>
            <w:rFonts w:ascii="Comic Sans MS" w:hAnsi="Comic Sans MS" w:cs="Arial"/>
            <w:color w:val="000000"/>
            <w:spacing w:val="1"/>
            <w:w w:val="115"/>
            <w:sz w:val="20"/>
            <w:szCs w:val="20"/>
          </w:rPr>
          <w:t>Tawm</w:t>
        </w:r>
      </w:ins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>”</w:t>
      </w:r>
      <w:r w:rsidR="00B51B23"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Yog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del w:id="640" w:author="Fong RERHANG" w:date="2021-06-13T16:13:00Z">
        <w:r w:rsidRPr="00503398" w:rsidDel="001F1DB6">
          <w:rPr>
            <w:rFonts w:ascii="Comic Sans MS" w:hAnsi="Comic Sans MS"/>
            <w:color w:val="000000"/>
            <w:w w:val="115"/>
            <w:sz w:val="20"/>
            <w:szCs w:val="20"/>
          </w:rPr>
          <w:delText>kos duab</w:delText>
        </w:r>
      </w:del>
      <w:proofErr w:type="spellStart"/>
      <w:ins w:id="641" w:author="Fong RERHANG" w:date="2021-06-13T16:13:00Z">
        <w:r w:rsidR="001F1DB6">
          <w:rPr>
            <w:rFonts w:ascii="Comic Sans MS" w:hAnsi="Comic Sans MS"/>
            <w:color w:val="000000"/>
            <w:w w:val="115"/>
            <w:sz w:val="20"/>
            <w:szCs w:val="20"/>
          </w:rPr>
          <w:t>kev</w:t>
        </w:r>
        <w:proofErr w:type="spellEnd"/>
        <w:r w:rsidR="001F1DB6">
          <w:rPr>
            <w:rFonts w:ascii="Comic Sans MS" w:hAnsi="Comic Sans MS"/>
            <w:color w:val="000000"/>
            <w:w w:val="115"/>
            <w:sz w:val="20"/>
            <w:szCs w:val="20"/>
          </w:rPr>
          <w:t xml:space="preserve"> </w:t>
        </w:r>
        <w:proofErr w:type="spellStart"/>
        <w:r w:rsidR="001F1DB6">
          <w:rPr>
            <w:rFonts w:ascii="Comic Sans MS" w:hAnsi="Comic Sans MS"/>
            <w:color w:val="000000"/>
            <w:w w:val="115"/>
            <w:sz w:val="20"/>
            <w:szCs w:val="20"/>
          </w:rPr>
          <w:t>qhia</w:t>
        </w:r>
      </w:ins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, </w:t>
      </w:r>
      <w:proofErr w:type="spellStart"/>
      <w:ins w:id="642" w:author="Fong RERHANG" w:date="2021-06-13T16:13:00Z">
        <w:r w:rsidR="001F1DB6">
          <w:rPr>
            <w:rFonts w:ascii="Comic Sans MS" w:hAnsi="Comic Sans MS"/>
            <w:color w:val="000000"/>
            <w:w w:val="115"/>
            <w:sz w:val="20"/>
            <w:szCs w:val="20"/>
          </w:rPr>
          <w:t>ua</w:t>
        </w:r>
        <w:proofErr w:type="spellEnd"/>
        <w:r w:rsidR="001F1DB6">
          <w:rPr>
            <w:rFonts w:ascii="Comic Sans MS" w:hAnsi="Comic Sans MS"/>
            <w:color w:val="000000"/>
            <w:w w:val="115"/>
            <w:sz w:val="20"/>
            <w:szCs w:val="20"/>
          </w:rPr>
          <w:t xml:space="preserve"> </w:t>
        </w:r>
      </w:ins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yeeb</w:t>
      </w:r>
      <w:proofErr w:type="spellEnd"/>
      <w:r w:rsidR="00C952CA"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yam,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nkauj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tso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tsim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kho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kom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zoo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noj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qab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haus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huv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5"/>
          <w:sz w:val="20"/>
          <w:szCs w:val="20"/>
        </w:rPr>
        <w:t>nyob</w:t>
      </w:r>
      <w:proofErr w:type="spellEnd"/>
      <w:r w:rsidRPr="00503398">
        <w:rPr>
          <w:rFonts w:ascii="Comic Sans MS" w:hAnsi="Comic Sans MS"/>
          <w:color w:val="000000"/>
          <w:w w:val="115"/>
          <w:sz w:val="20"/>
          <w:szCs w:val="20"/>
        </w:rPr>
        <w:t xml:space="preserve"> zoo.</w:t>
      </w:r>
    </w:p>
    <w:p w14:paraId="776DCD24" w14:textId="5A55F65D" w:rsidR="00421E6B" w:rsidRPr="00503398" w:rsidRDefault="00421E6B" w:rsidP="00B0226A">
      <w:pPr>
        <w:pStyle w:val="BodyText"/>
        <w:numPr>
          <w:ilvl w:val="0"/>
          <w:numId w:val="10"/>
        </w:numPr>
        <w:tabs>
          <w:tab w:val="left" w:pos="450"/>
        </w:tabs>
        <w:ind w:right="254"/>
        <w:jc w:val="both"/>
        <w:rPr>
          <w:rFonts w:ascii="Comic Sans MS" w:hAnsi="Comic Sans MS"/>
          <w:sz w:val="20"/>
          <w:szCs w:val="20"/>
        </w:rPr>
      </w:pPr>
      <w:r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“</w:t>
      </w:r>
      <w:proofErr w:type="spellStart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Pab</w:t>
      </w:r>
      <w:proofErr w:type="spellEnd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 xml:space="preserve"> </w:t>
      </w:r>
      <w:proofErr w:type="spellStart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Pawg</w:t>
      </w:r>
      <w:proofErr w:type="spellEnd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 xml:space="preserve"> Kev </w:t>
      </w:r>
      <w:proofErr w:type="spellStart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Nyab</w:t>
      </w:r>
      <w:proofErr w:type="spellEnd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 xml:space="preserve"> </w:t>
      </w:r>
      <w:proofErr w:type="spellStart"/>
      <w:r w:rsidR="006D46D0" w:rsidRPr="00503398">
        <w:rPr>
          <w:rFonts w:ascii="Comic Sans MS" w:hAnsi="Comic Sans MS" w:cs="Arial"/>
          <w:color w:val="000000"/>
          <w:spacing w:val="1"/>
          <w:w w:val="110"/>
          <w:sz w:val="20"/>
          <w:szCs w:val="20"/>
        </w:rPr>
        <w:t>Xeeb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"</w:t>
      </w:r>
      <w:proofErr w:type="spellStart"/>
      <w:del w:id="643" w:author="Fong RERHANG" w:date="2021-06-13T16:15:00Z">
        <w:r w:rsidRPr="00503398" w:rsidDel="00D740E1">
          <w:rPr>
            <w:rFonts w:ascii="Comic Sans MS" w:hAnsi="Comic Sans MS"/>
            <w:color w:val="000000"/>
            <w:spacing w:val="-3"/>
            <w:w w:val="110"/>
            <w:sz w:val="20"/>
            <w:szCs w:val="20"/>
          </w:rPr>
          <w:delText>pov thawj</w:delText>
        </w:r>
      </w:del>
      <w:ins w:id="644" w:author="Fong RERHANG" w:date="2021-06-13T16:15:00Z">
        <w:r w:rsidR="00D740E1">
          <w:rPr>
            <w:rFonts w:ascii="Comic Sans MS" w:hAnsi="Comic Sans MS"/>
            <w:color w:val="000000"/>
            <w:spacing w:val="-3"/>
            <w:w w:val="110"/>
            <w:sz w:val="20"/>
            <w:szCs w:val="20"/>
          </w:rPr>
          <w:t>muab</w:t>
        </w:r>
      </w:ins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k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ev</w:t>
      </w:r>
      <w:proofErr w:type="spellEnd"/>
      <w:r w:rsidR="006D46D0"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6D46D0" w:rsidRPr="00503398">
        <w:rPr>
          <w:rFonts w:ascii="Comic Sans MS" w:hAnsi="Comic Sans MS"/>
          <w:color w:val="000000"/>
          <w:w w:val="110"/>
          <w:sz w:val="20"/>
          <w:szCs w:val="20"/>
        </w:rPr>
        <w:t>kawm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qhia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txog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noj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qab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haus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huv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suav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nrog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xav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ins w:id="645" w:author="Fong RERHANG" w:date="2021-06-13T16:16:00Z">
        <w:r w:rsidR="00D740E1">
          <w:rPr>
            <w:rFonts w:ascii="Comic Sans MS" w:hAnsi="Comic Sans MS"/>
            <w:color w:val="000000"/>
            <w:w w:val="110"/>
            <w:sz w:val="20"/>
            <w:szCs w:val="20"/>
          </w:rPr>
          <w:t>cwj</w:t>
        </w:r>
        <w:proofErr w:type="spellEnd"/>
        <w:r w:rsidR="00D740E1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  <w:proofErr w:type="spellStart"/>
        <w:r w:rsidR="00D740E1">
          <w:rPr>
            <w:rFonts w:ascii="Comic Sans MS" w:hAnsi="Comic Sans MS"/>
            <w:color w:val="000000"/>
            <w:w w:val="110"/>
            <w:sz w:val="20"/>
            <w:szCs w:val="20"/>
          </w:rPr>
          <w:t>pwm</w:t>
        </w:r>
      </w:ins>
      <w:proofErr w:type="spellEnd"/>
      <w:del w:id="646" w:author="Fong RERHANG" w:date="2021-06-13T16:16:00Z">
        <w:r w:rsidRPr="00503398" w:rsidDel="00D740E1">
          <w:rPr>
            <w:rFonts w:ascii="Comic Sans MS" w:hAnsi="Comic Sans MS"/>
            <w:color w:val="000000"/>
            <w:w w:val="110"/>
            <w:sz w:val="20"/>
            <w:szCs w:val="20"/>
          </w:rPr>
          <w:delText>kev xav</w:delText>
        </w:r>
      </w:del>
      <w:ins w:id="647" w:author="Fong RERHANG" w:date="2021-06-13T16:15:00Z">
        <w:r w:rsidR="00D740E1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t</w:t>
        </w:r>
        <w:proofErr w:type="spellStart"/>
        <w:r w:rsidR="00D740E1">
          <w:rPr>
            <w:rFonts w:ascii="Comic Sans MS" w:hAnsi="Comic Sans MS"/>
            <w:color w:val="000000"/>
            <w:w w:val="110"/>
            <w:sz w:val="20"/>
            <w:szCs w:val="20"/>
          </w:rPr>
          <w:t>xawv</w:t>
        </w:r>
      </w:ins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siab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ntsws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coj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cwj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pwm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thiab</w:t>
      </w:r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Txoj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Kev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Npaj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Kom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Rov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Kom</w:t>
      </w:r>
      <w:proofErr w:type="spellEnd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Zoo </w:t>
      </w:r>
      <w:proofErr w:type="spellStart"/>
      <w:r w:rsidRPr="00503398">
        <w:rPr>
          <w:rFonts w:ascii="Comic Sans MS" w:hAnsi="Comic Sans MS" w:cs="Arial"/>
          <w:color w:val="000000"/>
          <w:w w:val="110"/>
          <w:sz w:val="20"/>
          <w:szCs w:val="20"/>
        </w:rPr>
        <w:t>Dua</w:t>
      </w:r>
      <w:proofErr w:type="spellEnd"/>
      <w:r w:rsidR="006D46D0" w:rsidRPr="00503398">
        <w:rPr>
          <w:rFonts w:ascii="Comic Sans MS" w:hAnsi="Comic Sans MS" w:cs="Arial"/>
          <w:color w:val="000000"/>
          <w:w w:val="110"/>
          <w:sz w:val="20"/>
          <w:szCs w:val="20"/>
        </w:rPr>
        <w:t xml:space="preserve"> </w:t>
      </w:r>
      <w:r w:rsidRPr="00503398">
        <w:rPr>
          <w:rFonts w:ascii="Comic Sans MS" w:hAnsi="Comic Sans MS"/>
          <w:color w:val="000000"/>
          <w:spacing w:val="-3"/>
          <w:w w:val="110"/>
          <w:sz w:val="20"/>
          <w:szCs w:val="20"/>
        </w:rPr>
        <w:t>(</w:t>
      </w:r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WRAP ™)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uas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/>
          <w:color w:val="000000"/>
          <w:w w:val="110"/>
          <w:sz w:val="20"/>
          <w:szCs w:val="20"/>
        </w:rPr>
        <w:t>yog</w:t>
      </w:r>
      <w:proofErr w:type="spellEnd"/>
      <w:r w:rsidRPr="00503398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B0226A" w:rsidRPr="00503398">
        <w:rPr>
          <w:rFonts w:ascii="Comic Sans MS" w:hAnsi="Comic Sans MS" w:cs="Arial"/>
          <w:color w:val="2E5396"/>
          <w:spacing w:val="1"/>
          <w:w w:val="110"/>
          <w:sz w:val="20"/>
          <w:szCs w:val="20"/>
        </w:rPr>
        <w:t>hauv</w:t>
      </w:r>
      <w:proofErr w:type="spellEnd"/>
      <w:r w:rsidR="00B0226A" w:rsidRPr="00503398">
        <w:rPr>
          <w:rFonts w:ascii="Comic Sans MS" w:hAnsi="Comic Sans MS" w:cs="Arial"/>
          <w:color w:val="2E5396"/>
          <w:spacing w:val="1"/>
          <w:w w:val="110"/>
          <w:sz w:val="20"/>
          <w:szCs w:val="20"/>
        </w:rPr>
        <w:t xml:space="preserve"> </w:t>
      </w:r>
      <w:proofErr w:type="spellStart"/>
      <w:r w:rsidR="00B0226A" w:rsidRPr="00503398">
        <w:rPr>
          <w:rFonts w:ascii="Comic Sans MS" w:hAnsi="Comic Sans MS" w:cs="Arial"/>
          <w:color w:val="2E5396"/>
          <w:spacing w:val="1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tswj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hwm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txhua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yam</w:t>
      </w:r>
      <w:del w:id="648" w:author="Fong RERHANG" w:date="2021-06-13T16:17:00Z">
        <w:r w:rsidRPr="00503398" w:rsidDel="00D740E1">
          <w:rPr>
            <w:rFonts w:ascii="Comic Sans MS" w:hAnsi="Comic Sans MS" w:cs="Arial"/>
            <w:color w:val="2E5396"/>
            <w:w w:val="110"/>
            <w:sz w:val="20"/>
            <w:szCs w:val="20"/>
          </w:rPr>
          <w:delText xml:space="preserve"> mob</w:delText>
        </w:r>
      </w:del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thaum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tseem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muaj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lom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zem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ins w:id="649" w:author="Fong RERHANG" w:date="2021-06-13T16:17:00Z">
        <w:r w:rsidR="00D740E1">
          <w:rPr>
            <w:rFonts w:ascii="Comic Sans MS" w:hAnsi="Comic Sans MS" w:cs="Arial"/>
            <w:color w:val="2E5396"/>
            <w:w w:val="110"/>
            <w:sz w:val="20"/>
            <w:szCs w:val="20"/>
          </w:rPr>
          <w:t>lub</w:t>
        </w:r>
        <w:proofErr w:type="spellEnd"/>
        <w:r w:rsidR="00D740E1">
          <w:rPr>
            <w:rFonts w:ascii="Comic Sans MS" w:hAnsi="Comic Sans MS" w:cs="Arial"/>
            <w:color w:val="2E5396"/>
            <w:w w:val="110"/>
            <w:sz w:val="20"/>
            <w:szCs w:val="20"/>
          </w:rPr>
          <w:t xml:space="preserve"> </w:t>
        </w:r>
        <w:proofErr w:type="spellStart"/>
        <w:r w:rsidR="00D740E1">
          <w:rPr>
            <w:rFonts w:ascii="Comic Sans MS" w:hAnsi="Comic Sans MS" w:cs="Arial"/>
            <w:color w:val="2E5396"/>
            <w:w w:val="110"/>
            <w:sz w:val="20"/>
            <w:szCs w:val="20"/>
          </w:rPr>
          <w:t>neej</w:t>
        </w:r>
        <w:proofErr w:type="spellEnd"/>
        <w:r w:rsidR="00D740E1">
          <w:rPr>
            <w:rFonts w:ascii="Comic Sans MS" w:hAnsi="Comic Sans MS" w:cs="Arial"/>
            <w:color w:val="2E5396"/>
            <w:w w:val="110"/>
            <w:sz w:val="20"/>
            <w:szCs w:val="20"/>
          </w:rPr>
          <w:t xml:space="preserve"> </w:t>
        </w:r>
      </w:ins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puv</w:t>
      </w:r>
      <w:proofErr w:type="spellEnd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w w:val="110"/>
          <w:sz w:val="20"/>
          <w:szCs w:val="20"/>
        </w:rPr>
        <w:t>ntoob</w:t>
      </w:r>
      <w:proofErr w:type="spellEnd"/>
    </w:p>
    <w:p w14:paraId="4A63C6D4" w14:textId="38329919" w:rsidR="00546B5A" w:rsidRPr="00503398" w:rsidRDefault="00546B5A" w:rsidP="00611A1F">
      <w:pPr>
        <w:pStyle w:val="BodyText"/>
        <w:numPr>
          <w:ilvl w:val="0"/>
          <w:numId w:val="10"/>
        </w:numPr>
        <w:tabs>
          <w:tab w:val="left" w:pos="450"/>
        </w:tabs>
        <w:ind w:right="254"/>
        <w:rPr>
          <w:rFonts w:ascii="Comic Sans MS" w:hAnsi="Comic Sans MS"/>
          <w:sz w:val="20"/>
          <w:szCs w:val="20"/>
        </w:rPr>
      </w:pP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Peb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kuj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muaj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txhua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hnub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ins w:id="650" w:author="Fong RERHANG" w:date="2021-06-13T16:18:00Z">
        <w:r w:rsidR="00D740E1" w:rsidRPr="00503398">
          <w:rPr>
            <w:rFonts w:ascii="Comic Sans MS" w:hAnsi="Comic Sans MS" w:cs="Arial"/>
            <w:color w:val="2E5396"/>
            <w:spacing w:val="-5"/>
            <w:w w:val="110"/>
            <w:sz w:val="20"/>
            <w:szCs w:val="20"/>
          </w:rPr>
          <w:t>cov</w:t>
        </w:r>
        <w:proofErr w:type="spellEnd"/>
        <w:r w:rsidR="00D740E1" w:rsidRPr="00503398">
          <w:rPr>
            <w:rFonts w:ascii="Comic Sans MS" w:hAnsi="Comic Sans MS" w:cs="Arial"/>
            <w:color w:val="2E5396"/>
            <w:spacing w:val="-5"/>
            <w:w w:val="110"/>
            <w:sz w:val="20"/>
            <w:szCs w:val="20"/>
          </w:rPr>
          <w:t xml:space="preserve"> </w:t>
        </w:r>
        <w:proofErr w:type="spellStart"/>
        <w:r w:rsidR="00D740E1" w:rsidRPr="00503398">
          <w:rPr>
            <w:rFonts w:ascii="Comic Sans MS" w:hAnsi="Comic Sans MS" w:cs="Arial"/>
            <w:color w:val="2E5396"/>
            <w:spacing w:val="-5"/>
            <w:w w:val="110"/>
            <w:sz w:val="20"/>
            <w:szCs w:val="20"/>
          </w:rPr>
          <w:t>rooj</w:t>
        </w:r>
        <w:proofErr w:type="spellEnd"/>
        <w:r w:rsidR="00D740E1" w:rsidRPr="00503398">
          <w:rPr>
            <w:rFonts w:ascii="Comic Sans MS" w:hAnsi="Comic Sans MS" w:cs="Arial"/>
            <w:color w:val="2E5396"/>
            <w:spacing w:val="-5"/>
            <w:w w:val="110"/>
            <w:sz w:val="20"/>
            <w:szCs w:val="20"/>
          </w:rPr>
          <w:t xml:space="preserve"> sib </w:t>
        </w:r>
        <w:proofErr w:type="spellStart"/>
        <w:r w:rsidR="00D740E1" w:rsidRPr="00503398">
          <w:rPr>
            <w:rFonts w:ascii="Comic Sans MS" w:hAnsi="Comic Sans MS" w:cs="Arial"/>
            <w:color w:val="2E5396"/>
            <w:spacing w:val="-5"/>
            <w:w w:val="110"/>
            <w:sz w:val="20"/>
            <w:szCs w:val="20"/>
          </w:rPr>
          <w:t>tham</w:t>
        </w:r>
        <w:proofErr w:type="spellEnd"/>
        <w:r w:rsidR="00D740E1" w:rsidRPr="00503398">
          <w:rPr>
            <w:rFonts w:ascii="Comic Sans MS" w:hAnsi="Comic Sans MS" w:cs="Arial"/>
            <w:color w:val="2E5396"/>
            <w:spacing w:val="-5"/>
            <w:w w:val="110"/>
            <w:sz w:val="20"/>
            <w:szCs w:val="20"/>
          </w:rPr>
          <w:t xml:space="preserve"> </w:t>
        </w:r>
      </w:ins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kho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mob </w:t>
      </w:r>
      <w:proofErr w:type="spellStart"/>
      <w:r w:rsidR="006F42A1"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ntawm</w:t>
      </w:r>
      <w:proofErr w:type="spellEnd"/>
      <w:r w:rsidR="006F42A1"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pab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>pawg</w:t>
      </w:r>
      <w:proofErr w:type="spellEnd"/>
      <w:r w:rsidRPr="00503398">
        <w:rPr>
          <w:rFonts w:ascii="Comic Sans MS" w:hAnsi="Comic Sans MS" w:cs="Arial"/>
          <w:color w:val="2E5396"/>
          <w:spacing w:val="-5"/>
          <w:w w:val="110"/>
          <w:sz w:val="20"/>
          <w:szCs w:val="20"/>
        </w:rPr>
        <w:t xml:space="preserve"> </w:t>
      </w:r>
      <w:del w:id="651" w:author="Fong RERHANG" w:date="2021-06-13T16:18:00Z">
        <w:r w:rsidRPr="00503398" w:rsidDel="00D740E1">
          <w:rPr>
            <w:rFonts w:ascii="Comic Sans MS" w:hAnsi="Comic Sans MS" w:cs="Arial"/>
            <w:color w:val="2E5396"/>
            <w:spacing w:val="-5"/>
            <w:w w:val="110"/>
            <w:sz w:val="20"/>
            <w:szCs w:val="20"/>
          </w:rPr>
          <w:delText xml:space="preserve">cov rooj sib tham </w:delText>
        </w:r>
      </w:del>
      <w:proofErr w:type="spellStart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>q</w:t>
      </w:r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hov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chaw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ins w:id="652" w:author="Fong RERHANG" w:date="2021-06-13T16:19:00Z">
        <w:r w:rsidR="00D740E1">
          <w:rPr>
            <w:rFonts w:ascii="Comic Sans MS" w:hAnsi="Comic Sans MS" w:cs="Arial"/>
            <w:spacing w:val="-5"/>
            <w:w w:val="110"/>
            <w:sz w:val="20"/>
            <w:szCs w:val="20"/>
          </w:rPr>
          <w:t>pab</w:t>
        </w:r>
        <w:proofErr w:type="spellEnd"/>
        <w:r w:rsidR="00D740E1">
          <w:rPr>
            <w:rFonts w:ascii="Comic Sans MS" w:hAnsi="Comic Sans MS" w:cs="Arial"/>
            <w:spacing w:val="-5"/>
            <w:w w:val="110"/>
            <w:sz w:val="20"/>
            <w:szCs w:val="20"/>
          </w:rPr>
          <w:t xml:space="preserve"> </w:t>
        </w:r>
        <w:proofErr w:type="spellStart"/>
        <w:r w:rsidR="00D740E1">
          <w:rPr>
            <w:rFonts w:ascii="Comic Sans MS" w:hAnsi="Comic Sans MS" w:cs="Arial"/>
            <w:spacing w:val="-5"/>
            <w:w w:val="110"/>
            <w:sz w:val="20"/>
            <w:szCs w:val="20"/>
          </w:rPr>
          <w:t>pawg</w:t>
        </w:r>
      </w:ins>
      <w:proofErr w:type="spellEnd"/>
      <w:del w:id="653" w:author="Fong RERHANG" w:date="2021-06-13T16:19:00Z">
        <w:r w:rsidRPr="00503398" w:rsidDel="00D740E1">
          <w:rPr>
            <w:rFonts w:ascii="Comic Sans MS" w:hAnsi="Comic Sans MS" w:cs="Arial"/>
            <w:spacing w:val="-5"/>
            <w:w w:val="110"/>
            <w:sz w:val="20"/>
            <w:szCs w:val="20"/>
          </w:rPr>
          <w:delText>cov</w:delText>
        </w:r>
      </w:del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PHF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lwm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tus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neeg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koom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nrog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rau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txoj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kev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tu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yuav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>ntsuam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xyuas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seb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hauj</w:t>
      </w:r>
      <w:proofErr w:type="spellEnd"/>
      <w:r w:rsidR="006F42A1"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lwm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zoo li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cas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thiab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yuav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tsum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muaj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dab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tsi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tshwm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sim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ua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ntej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koj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</w:t>
      </w:r>
      <w:proofErr w:type="spellStart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>tawm</w:t>
      </w:r>
      <w:proofErr w:type="spellEnd"/>
      <w:r w:rsidRPr="00503398">
        <w:rPr>
          <w:rFonts w:ascii="Comic Sans MS" w:hAnsi="Comic Sans MS" w:cs="Arial"/>
          <w:spacing w:val="-5"/>
          <w:w w:val="110"/>
          <w:sz w:val="20"/>
          <w:szCs w:val="20"/>
        </w:rPr>
        <w:t xml:space="preserve"> mus.</w:t>
      </w:r>
    </w:p>
    <w:p w14:paraId="70CF8A74" w14:textId="77777777" w:rsidR="00B8751C" w:rsidRDefault="00B8751C" w:rsidP="004978A2">
      <w:pPr>
        <w:pStyle w:val="BodyText"/>
        <w:ind w:left="90" w:right="118"/>
        <w:rPr>
          <w:rFonts w:ascii="Comic Sans MS" w:hAnsi="Comic Sans MS"/>
          <w:w w:val="115"/>
          <w:sz w:val="22"/>
        </w:rPr>
      </w:pPr>
    </w:p>
    <w:p w14:paraId="64FF835E" w14:textId="5631EC0A" w:rsidR="001E497D" w:rsidRPr="007416EA" w:rsidRDefault="00B8751C" w:rsidP="007416EA">
      <w:pPr>
        <w:pStyle w:val="BodyText"/>
        <w:ind w:left="90" w:right="118"/>
        <w:jc w:val="both"/>
        <w:rPr>
          <w:rFonts w:ascii="Comic Sans MS" w:hAnsi="Comic Sans MS"/>
          <w:color w:val="000000"/>
          <w:w w:val="115"/>
          <w:sz w:val="22"/>
          <w:szCs w:val="22"/>
        </w:rPr>
      </w:pPr>
      <w:r>
        <w:rPr>
          <w:rFonts w:ascii="Comic Sans MS" w:hAnsi="Comic Sans MS"/>
          <w:w w:val="115"/>
          <w:sz w:val="22"/>
        </w:rPr>
        <w:tab/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Peb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cov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kev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ntsuam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xyuas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sib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txawv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pab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cov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neeg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ua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hauj</w:t>
      </w:r>
      <w:proofErr w:type="spellEnd"/>
      <w:r w:rsidR="003C27E8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lwm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to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taub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koj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ins w:id="654" w:author="Fong RERHANG" w:date="2021-06-13T16:26:00Z">
        <w:r w:rsidR="00301BB1">
          <w:rPr>
            <w:rFonts w:ascii="Comic Sans MS" w:hAnsi="Comic Sans MS"/>
            <w:w w:val="115"/>
            <w:sz w:val="20"/>
            <w:szCs w:val="20"/>
          </w:rPr>
          <w:t>cov</w:t>
        </w:r>
        <w:proofErr w:type="spellEnd"/>
        <w:r w:rsidR="00301BB1">
          <w:rPr>
            <w:rFonts w:ascii="Comic Sans MS" w:hAnsi="Comic Sans MS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/>
            <w:w w:val="115"/>
            <w:sz w:val="20"/>
            <w:szCs w:val="20"/>
          </w:rPr>
          <w:t>kev</w:t>
        </w:r>
      </w:ins>
      <w:proofErr w:type="spellEnd"/>
      <w:del w:id="655" w:author="Fong RERHANG" w:date="2021-06-13T16:26:00Z">
        <w:r w:rsidR="001969DC" w:rsidRPr="005E161E" w:rsidDel="00301BB1">
          <w:rPr>
            <w:rFonts w:ascii="Comic Sans MS" w:hAnsi="Comic Sans MS"/>
            <w:w w:val="115"/>
            <w:sz w:val="20"/>
            <w:szCs w:val="20"/>
          </w:rPr>
          <w:delText>qhov</w:delText>
        </w:r>
      </w:del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ua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tau zoo,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qhov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xav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tau,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teeb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meem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thiab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lub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hom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5E161E">
        <w:rPr>
          <w:rFonts w:ascii="Comic Sans MS" w:hAnsi="Comic Sans MS"/>
          <w:w w:val="115"/>
          <w:sz w:val="20"/>
          <w:szCs w:val="20"/>
        </w:rPr>
        <w:t>phiaj</w:t>
      </w:r>
      <w:proofErr w:type="spellEnd"/>
      <w:r w:rsidR="001969DC" w:rsidRPr="005E161E">
        <w:rPr>
          <w:rFonts w:ascii="Comic Sans MS" w:hAnsi="Comic Sans MS"/>
          <w:w w:val="115"/>
          <w:sz w:val="20"/>
          <w:szCs w:val="20"/>
        </w:rPr>
        <w:t>.</w:t>
      </w:r>
      <w:r w:rsidR="003C27E8" w:rsidRPr="005E161E">
        <w:rPr>
          <w:rFonts w:ascii="Comic Sans MS" w:hAnsi="Comic Sans MS" w:cs="Arial"/>
          <w:color w:val="2E5396"/>
          <w:spacing w:val="-3"/>
          <w:w w:val="115"/>
          <w:sz w:val="20"/>
          <w:szCs w:val="20"/>
        </w:rPr>
        <w:t xml:space="preserve"> </w:t>
      </w:r>
      <w:proofErr w:type="spellStart"/>
      <w:ins w:id="656" w:author="Fong RERHANG" w:date="2021-06-13T16:27:00Z"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Thov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nthuav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t</w:t>
        </w:r>
      </w:ins>
      <w:ins w:id="657" w:author="Fong RERHANG" w:date="2021-06-13T16:28:00Z"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awm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</w:ins>
      <w:proofErr w:type="spellStart"/>
      <w:ins w:id="658" w:author="Fong RERHANG" w:date="2021-06-13T16:29:00Z"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ncaj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qha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rau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tus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</w:ins>
      <w:proofErr w:type="spellStart"/>
      <w:ins w:id="659" w:author="Fong RERHANG" w:date="2021-06-13T16:30:00Z"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ua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hauj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lwm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nrog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koj</w:t>
        </w:r>
      </w:ins>
      <w:proofErr w:type="spellEnd"/>
      <w:ins w:id="660" w:author="Fong RERHANG" w:date="2021-06-13T16:31:00Z"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,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yog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li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ntawd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lawv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tuaj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yeem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pab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qhov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yog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rau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>koj</w:t>
        </w:r>
        <w:proofErr w:type="spellEnd"/>
        <w:r w:rsidR="00301BB1">
          <w:rPr>
            <w:rFonts w:ascii="Comic Sans MS" w:hAnsi="Comic Sans MS" w:cs="Arial"/>
            <w:color w:val="2E5396"/>
            <w:spacing w:val="-3"/>
            <w:w w:val="115"/>
            <w:sz w:val="20"/>
            <w:szCs w:val="20"/>
          </w:rPr>
          <w:t xml:space="preserve">! </w:t>
        </w:r>
      </w:ins>
      <w:del w:id="661" w:author="Fong RERHANG" w:date="2021-06-13T16:28:00Z">
        <w:r w:rsidR="001969DC" w:rsidRPr="005E161E" w:rsidDel="00301BB1">
          <w:rPr>
            <w:rFonts w:ascii="Comic Sans MS" w:hAnsi="Comic Sans MS" w:cs="Arial"/>
            <w:color w:val="2E5396"/>
            <w:w w:val="115"/>
            <w:sz w:val="20"/>
            <w:szCs w:val="20"/>
          </w:rPr>
          <w:delText xml:space="preserve">daim ntawv xauj tsev ncaj qha </w:delText>
        </w:r>
      </w:del>
      <w:del w:id="662" w:author="Fong RERHANG" w:date="2021-06-13T16:33:00Z">
        <w:r w:rsidR="005E161E" w:rsidRPr="005E161E" w:rsidDel="00301BB1">
          <w:rPr>
            <w:rFonts w:ascii="Comic Sans MS" w:hAnsi="Comic Sans MS"/>
            <w:color w:val="000000"/>
            <w:w w:val="115"/>
            <w:sz w:val="20"/>
            <w:szCs w:val="20"/>
          </w:rPr>
          <w:delText>ntawm no</w:delText>
        </w:r>
      </w:del>
      <w:proofErr w:type="spellStart"/>
      <w:ins w:id="663" w:author="Fong RERHANG" w:date="2021-06-13T16:33:00Z">
        <w:r w:rsidR="00301BB1">
          <w:rPr>
            <w:rFonts w:ascii="Comic Sans MS" w:hAnsi="Comic Sans MS"/>
            <w:color w:val="000000"/>
            <w:w w:val="115"/>
            <w:sz w:val="20"/>
            <w:szCs w:val="20"/>
          </w:rPr>
          <w:t>lub</w:t>
        </w:r>
        <w:proofErr w:type="spellEnd"/>
        <w:r w:rsidR="00301BB1">
          <w:rPr>
            <w:rFonts w:ascii="Comic Sans MS" w:hAnsi="Comic Sans MS"/>
            <w:color w:val="000000"/>
            <w:w w:val="115"/>
            <w:sz w:val="20"/>
            <w:szCs w:val="20"/>
          </w:rPr>
          <w:t xml:space="preserve"> </w:t>
        </w:r>
        <w:proofErr w:type="spellStart"/>
        <w:r w:rsidR="00301BB1">
          <w:rPr>
            <w:rFonts w:ascii="Comic Sans MS" w:hAnsi="Comic Sans MS"/>
            <w:color w:val="000000"/>
            <w:w w:val="115"/>
            <w:sz w:val="20"/>
            <w:szCs w:val="20"/>
          </w:rPr>
          <w:t>khoos</w:t>
        </w:r>
        <w:proofErr w:type="spellEnd"/>
        <w:r w:rsidR="00301BB1">
          <w:rPr>
            <w:rFonts w:ascii="Comic Sans MS" w:hAnsi="Comic Sans MS"/>
            <w:color w:val="000000"/>
            <w:w w:val="115"/>
            <w:sz w:val="20"/>
            <w:szCs w:val="20"/>
          </w:rPr>
          <w:t xml:space="preserve"> kas zoo li no</w:t>
        </w:r>
      </w:ins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los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pab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koj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lwm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tus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kom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muaj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nyab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xeeb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,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nrhiav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txoj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lub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sij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hawm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muaj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kub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ntxhov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.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Tsis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muaj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teeb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meem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dab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tsi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tau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dhau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mus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,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peb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neeg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ua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hauj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lwm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yog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kws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tshaj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lij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ntawm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los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daws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teeb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meem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 xml:space="preserve"> tub </w:t>
      </w:r>
      <w:proofErr w:type="spellStart"/>
      <w:r w:rsidR="005E161E" w:rsidRPr="005E161E">
        <w:rPr>
          <w:rFonts w:ascii="Comic Sans MS" w:hAnsi="Comic Sans MS"/>
          <w:color w:val="000000"/>
          <w:w w:val="115"/>
          <w:sz w:val="20"/>
          <w:szCs w:val="20"/>
        </w:rPr>
        <w:t>hluas</w:t>
      </w:r>
      <w:proofErr w:type="spellEnd"/>
      <w:ins w:id="664" w:author="Fong RERHANG" w:date="2021-06-13T16:35:00Z">
        <w:r w:rsidR="00301BB1">
          <w:rPr>
            <w:rFonts w:ascii="Comic Sans MS" w:hAnsi="Comic Sans MS"/>
            <w:color w:val="000000"/>
            <w:w w:val="115"/>
            <w:sz w:val="20"/>
            <w:szCs w:val="20"/>
          </w:rPr>
          <w:t xml:space="preserve"> </w:t>
        </w:r>
      </w:ins>
      <w:del w:id="665" w:author="Fong RERHANG" w:date="2021-06-13T16:35:00Z">
        <w:r w:rsidR="001969DC" w:rsidRPr="005E161E" w:rsidDel="00301BB1">
          <w:rPr>
            <w:rFonts w:ascii="Comic Sans MS" w:hAnsi="Comic Sans MS" w:cs="Arial"/>
            <w:color w:val="2E5396"/>
            <w:w w:val="115"/>
            <w:sz w:val="20"/>
            <w:szCs w:val="20"/>
          </w:rPr>
          <w:delText>rau cov neeg ua hauj</w:delText>
        </w:r>
        <w:r w:rsidR="00B60CC2" w:rsidRPr="005E161E" w:rsidDel="00301BB1">
          <w:rPr>
            <w:rFonts w:ascii="Comic Sans MS" w:hAnsi="Comic Sans MS" w:cs="Arial"/>
            <w:color w:val="2E5396"/>
            <w:w w:val="115"/>
            <w:sz w:val="20"/>
            <w:szCs w:val="20"/>
          </w:rPr>
          <w:delText xml:space="preserve"> </w:delText>
        </w:r>
        <w:r w:rsidR="001969DC" w:rsidRPr="005E161E" w:rsidDel="00301BB1">
          <w:rPr>
            <w:rFonts w:ascii="Comic Sans MS" w:hAnsi="Comic Sans MS" w:cs="Arial"/>
            <w:color w:val="2E5396"/>
            <w:w w:val="115"/>
            <w:sz w:val="20"/>
            <w:szCs w:val="20"/>
          </w:rPr>
          <w:delText>lwm nrog koj ua hauj</w:delText>
        </w:r>
        <w:r w:rsidR="00B60CC2" w:rsidRPr="005E161E" w:rsidDel="00301BB1">
          <w:rPr>
            <w:rFonts w:ascii="Comic Sans MS" w:hAnsi="Comic Sans MS" w:cs="Arial"/>
            <w:color w:val="2E5396"/>
            <w:w w:val="115"/>
            <w:sz w:val="20"/>
            <w:szCs w:val="20"/>
          </w:rPr>
          <w:delText xml:space="preserve"> </w:delText>
        </w:r>
        <w:r w:rsidR="001969DC" w:rsidRPr="005E161E" w:rsidDel="00301BB1">
          <w:rPr>
            <w:rFonts w:ascii="Comic Sans MS" w:hAnsi="Comic Sans MS" w:cs="Arial"/>
            <w:color w:val="2E5396"/>
            <w:w w:val="115"/>
            <w:sz w:val="20"/>
            <w:szCs w:val="20"/>
          </w:rPr>
          <w:delText>lwm, yog li lawv tuaj yeem pab ua kom txhua yam nrog koj</w:delText>
        </w:r>
        <w:r w:rsidR="001969DC" w:rsidRPr="005E161E" w:rsidDel="00301BB1">
          <w:rPr>
            <w:rFonts w:ascii="Comic Sans MS" w:hAnsi="Comic Sans MS"/>
            <w:color w:val="365F91" w:themeColor="accent1" w:themeShade="BF"/>
            <w:w w:val="115"/>
            <w:sz w:val="20"/>
            <w:szCs w:val="20"/>
          </w:rPr>
          <w:delText>!</w:delText>
        </w:r>
        <w:r w:rsidR="00B60CC2" w:rsidRPr="005E161E" w:rsidDel="00301BB1">
          <w:rPr>
            <w:rFonts w:ascii="Comic Sans MS" w:hAnsi="Comic Sans MS"/>
            <w:color w:val="365F91" w:themeColor="accent1" w:themeShade="BF"/>
            <w:w w:val="115"/>
            <w:sz w:val="20"/>
            <w:szCs w:val="20"/>
          </w:rPr>
          <w:delText xml:space="preserve"> </w:delText>
        </w:r>
        <w:r w:rsidR="00C003C4" w:rsidRPr="005E161E" w:rsidDel="00301BB1">
          <w:rPr>
            <w:rFonts w:ascii="Comic Sans MS" w:hAnsi="Comic Sans MS"/>
            <w:color w:val="000000"/>
            <w:spacing w:val="1"/>
            <w:w w:val="115"/>
            <w:sz w:val="20"/>
            <w:szCs w:val="20"/>
          </w:rPr>
          <w:delText>Kev Pab</w:delText>
        </w:r>
        <w:r w:rsidR="00B60CC2" w:rsidRPr="005E161E" w:rsidDel="00301BB1">
          <w:rPr>
            <w:rFonts w:ascii="Comic Sans MS" w:hAnsi="Comic Sans MS"/>
            <w:color w:val="000000"/>
            <w:spacing w:val="1"/>
            <w:w w:val="115"/>
            <w:sz w:val="20"/>
            <w:szCs w:val="20"/>
          </w:rPr>
          <w:delText xml:space="preserve"> </w:delText>
        </w:r>
        <w:r w:rsidR="00C003C4" w:rsidRPr="005E161E" w:rsidDel="00301BB1">
          <w:rPr>
            <w:rFonts w:ascii="Comic Sans MS" w:hAnsi="Comic Sans MS"/>
            <w:color w:val="000000"/>
            <w:spacing w:val="1"/>
            <w:w w:val="115"/>
            <w:sz w:val="20"/>
            <w:szCs w:val="20"/>
          </w:rPr>
          <w:delText>cuam</w:delText>
        </w:r>
        <w:r w:rsidR="001969DC" w:rsidRPr="005E161E" w:rsidDel="00301BB1">
          <w:rPr>
            <w:rFonts w:ascii="Comic Sans MS" w:hAnsi="Comic Sans MS"/>
            <w:color w:val="000000"/>
            <w:w w:val="115"/>
            <w:sz w:val="20"/>
            <w:szCs w:val="20"/>
          </w:rPr>
          <w:delText xml:space="preserve"> li no nyob</w:delText>
        </w:r>
        <w:r w:rsidR="001969DC" w:rsidRPr="007416EA" w:rsidDel="00301BB1">
          <w:rPr>
            <w:rFonts w:ascii="Comic Sans MS" w:hAnsi="Comic Sans MS"/>
            <w:color w:val="000000"/>
            <w:w w:val="115"/>
            <w:sz w:val="22"/>
            <w:szCs w:val="22"/>
          </w:rPr>
          <w:delText>.</w:delText>
        </w:r>
      </w:del>
    </w:p>
    <w:p w14:paraId="395F9779" w14:textId="77777777" w:rsidR="00392E7F" w:rsidRDefault="00392E7F" w:rsidP="004978A2">
      <w:pPr>
        <w:pStyle w:val="BodyText"/>
        <w:ind w:left="90" w:right="173"/>
        <w:jc w:val="center"/>
        <w:rPr>
          <w:rFonts w:ascii="Comic Sans MS" w:hAnsi="Comic Sans MS"/>
          <w:color w:val="002060"/>
          <w:sz w:val="40"/>
        </w:rPr>
      </w:pPr>
    </w:p>
    <w:p w14:paraId="2342CD22" w14:textId="7D9638B8" w:rsidR="00A844F1" w:rsidRPr="001A14F7" w:rsidRDefault="00D44300" w:rsidP="004978A2">
      <w:pPr>
        <w:pStyle w:val="BodyText"/>
        <w:ind w:left="90" w:right="173"/>
        <w:jc w:val="center"/>
        <w:rPr>
          <w:rFonts w:ascii="Comic Sans MS" w:hAnsi="Comic Sans MS"/>
          <w:color w:val="002060"/>
          <w:sz w:val="36"/>
          <w:szCs w:val="36"/>
        </w:rPr>
      </w:pPr>
      <w:proofErr w:type="spellStart"/>
      <w:ins w:id="666" w:author="Fong RERHANG" w:date="2021-06-13T16:37:00Z">
        <w:r>
          <w:rPr>
            <w:rFonts w:ascii="Comic Sans MS" w:hAnsi="Comic Sans MS"/>
            <w:color w:val="002060"/>
            <w:sz w:val="36"/>
            <w:szCs w:val="36"/>
          </w:rPr>
          <w:t>Nkag</w:t>
        </w:r>
        <w:proofErr w:type="spellEnd"/>
        <w:r>
          <w:rPr>
            <w:rFonts w:ascii="Comic Sans MS" w:hAnsi="Comic Sans MS"/>
            <w:color w:val="002060"/>
            <w:sz w:val="36"/>
            <w:szCs w:val="36"/>
          </w:rPr>
          <w:t xml:space="preserve"> </w:t>
        </w:r>
        <w:proofErr w:type="spellStart"/>
        <w:r>
          <w:rPr>
            <w:rFonts w:ascii="Comic Sans MS" w:hAnsi="Comic Sans MS"/>
            <w:color w:val="002060"/>
            <w:sz w:val="36"/>
            <w:szCs w:val="36"/>
          </w:rPr>
          <w:t>Siab</w:t>
        </w:r>
        <w:proofErr w:type="spellEnd"/>
        <w:r>
          <w:rPr>
            <w:rFonts w:ascii="Comic Sans MS" w:hAnsi="Comic Sans MS"/>
            <w:color w:val="002060"/>
            <w:sz w:val="36"/>
            <w:szCs w:val="36"/>
          </w:rPr>
          <w:t xml:space="preserve"> </w:t>
        </w:r>
      </w:ins>
      <w:del w:id="667" w:author="Fong RERHANG" w:date="2021-06-13T16:37:00Z">
        <w:r w:rsidR="00D1552E" w:rsidRPr="001A14F7" w:rsidDel="00D44300">
          <w:rPr>
            <w:rFonts w:ascii="Comic Sans MS" w:hAnsi="Comic Sans MS"/>
            <w:color w:val="002060"/>
            <w:sz w:val="36"/>
            <w:szCs w:val="36"/>
          </w:rPr>
          <w:delText>To taub t</w:delText>
        </w:r>
      </w:del>
      <w:proofErr w:type="spellStart"/>
      <w:ins w:id="668" w:author="Fong RERHANG" w:date="2021-06-13T16:37:00Z">
        <w:r>
          <w:rPr>
            <w:rFonts w:ascii="Comic Sans MS" w:hAnsi="Comic Sans MS"/>
            <w:color w:val="002060"/>
            <w:sz w:val="36"/>
            <w:szCs w:val="36"/>
          </w:rPr>
          <w:t>T</w:t>
        </w:r>
      </w:ins>
      <w:r w:rsidR="00D1552E" w:rsidRPr="001A14F7">
        <w:rPr>
          <w:rFonts w:ascii="Comic Sans MS" w:hAnsi="Comic Sans MS"/>
          <w:color w:val="002060"/>
          <w:sz w:val="36"/>
          <w:szCs w:val="36"/>
        </w:rPr>
        <w:t>xog</w:t>
      </w:r>
      <w:proofErr w:type="spellEnd"/>
      <w:r w:rsidR="00D1552E" w:rsidRPr="001A14F7"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r w:rsidR="00D1552E" w:rsidRPr="001A14F7">
        <w:rPr>
          <w:rFonts w:ascii="Comic Sans MS" w:hAnsi="Comic Sans MS"/>
          <w:color w:val="002060"/>
          <w:sz w:val="36"/>
          <w:szCs w:val="36"/>
        </w:rPr>
        <w:t>Koj</w:t>
      </w:r>
      <w:proofErr w:type="spellEnd"/>
      <w:r w:rsidR="00D1552E" w:rsidRPr="001A14F7">
        <w:rPr>
          <w:rFonts w:ascii="Comic Sans MS" w:hAnsi="Comic Sans MS"/>
          <w:color w:val="002060"/>
          <w:sz w:val="36"/>
          <w:szCs w:val="36"/>
        </w:rPr>
        <w:t xml:space="preserve"> Li Kev </w:t>
      </w:r>
      <w:proofErr w:type="spellStart"/>
      <w:r w:rsidR="00D1552E" w:rsidRPr="001A14F7">
        <w:rPr>
          <w:rFonts w:ascii="Comic Sans MS" w:hAnsi="Comic Sans MS"/>
          <w:color w:val="002060"/>
          <w:sz w:val="36"/>
          <w:szCs w:val="36"/>
        </w:rPr>
        <w:t>Raug</w:t>
      </w:r>
      <w:proofErr w:type="spellEnd"/>
      <w:r w:rsidR="00D1552E" w:rsidRPr="001A14F7">
        <w:rPr>
          <w:rFonts w:ascii="Comic Sans MS" w:hAnsi="Comic Sans MS"/>
          <w:color w:val="002060"/>
          <w:sz w:val="36"/>
          <w:szCs w:val="36"/>
        </w:rPr>
        <w:t xml:space="preserve"> Cai</w:t>
      </w:r>
      <w:r w:rsidR="006A2FA6" w:rsidRPr="001A14F7">
        <w:rPr>
          <w:rFonts w:ascii="Comic Sans MS" w:hAnsi="Comic Sans MS"/>
          <w:color w:val="002060"/>
          <w:sz w:val="36"/>
          <w:szCs w:val="36"/>
        </w:rPr>
        <w:t xml:space="preserve"> </w:t>
      </w:r>
      <w:del w:id="669" w:author="Fong RERHANG" w:date="2021-06-13T16:38:00Z">
        <w:r w:rsidR="006A2FA6" w:rsidRPr="001A14F7" w:rsidDel="00D44300">
          <w:rPr>
            <w:rFonts w:ascii="Comic Sans MS" w:hAnsi="Comic Sans MS"/>
            <w:color w:val="002060"/>
            <w:sz w:val="36"/>
            <w:szCs w:val="36"/>
          </w:rPr>
          <w:delText>Pem Hauv Ntej</w:delText>
        </w:r>
      </w:del>
    </w:p>
    <w:p w14:paraId="54C45277" w14:textId="77777777" w:rsidR="00BA1A5C" w:rsidRPr="004978A2" w:rsidRDefault="00BA1A5C" w:rsidP="004978A2">
      <w:pPr>
        <w:pStyle w:val="BodyText"/>
        <w:ind w:left="90" w:right="146"/>
        <w:rPr>
          <w:rFonts w:ascii="Comic Sans MS" w:hAnsi="Comic Sans MS"/>
          <w:spacing w:val="-4"/>
          <w:sz w:val="8"/>
          <w:szCs w:val="16"/>
        </w:rPr>
      </w:pPr>
    </w:p>
    <w:p w14:paraId="0A9C7327" w14:textId="4795F804" w:rsidR="003D67BE" w:rsidRPr="002075FF" w:rsidRDefault="009709FF" w:rsidP="008641BF">
      <w:pPr>
        <w:pStyle w:val="BodyText"/>
        <w:ind w:left="90" w:right="146"/>
        <w:jc w:val="both"/>
        <w:rPr>
          <w:rFonts w:ascii="Comic Sans MS" w:hAnsi="Comic Sans MS" w:cs="Arial"/>
          <w:color w:val="FF0000"/>
          <w:w w:val="115"/>
          <w:sz w:val="21"/>
          <w:szCs w:val="21"/>
        </w:rPr>
      </w:pPr>
      <w:r>
        <w:rPr>
          <w:rFonts w:ascii="Comic Sans MS" w:hAnsi="Comic Sans MS" w:cs="Arial"/>
          <w:spacing w:val="1"/>
          <w:w w:val="115"/>
        </w:rPr>
        <w:tab/>
      </w:r>
      <w:proofErr w:type="spellStart"/>
      <w:r w:rsidR="00EB243B" w:rsidRPr="002075FF">
        <w:rPr>
          <w:rFonts w:ascii="Comic Sans MS" w:hAnsi="Comic Sans MS" w:cs="Arial"/>
          <w:spacing w:val="1"/>
          <w:w w:val="115"/>
          <w:sz w:val="21"/>
          <w:szCs w:val="21"/>
        </w:rPr>
        <w:t>Ib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hluas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tso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cai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hauv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hauj</w:t>
      </w:r>
      <w:proofErr w:type="spellEnd"/>
      <w:r w:rsidR="00EB243B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lwm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ins w:id="670" w:author="Fong RERHANG" w:date="2021-06-13T16:39:00Z">
        <w:r w:rsidR="00D44300">
          <w:rPr>
            <w:rFonts w:ascii="Comic Sans MS" w:hAnsi="Comic Sans MS" w:cs="Arial"/>
            <w:w w:val="115"/>
            <w:sz w:val="21"/>
            <w:szCs w:val="21"/>
          </w:rPr>
          <w:t>tuaj</w:t>
        </w:r>
        <w:proofErr w:type="spellEnd"/>
        <w:r w:rsidR="00D44300">
          <w:rPr>
            <w:rFonts w:ascii="Comic Sans MS" w:hAnsi="Comic Sans MS" w:cs="Arial"/>
            <w:w w:val="115"/>
            <w:sz w:val="21"/>
            <w:szCs w:val="21"/>
          </w:rPr>
          <w:t xml:space="preserve"> </w:t>
        </w:r>
        <w:proofErr w:type="spellStart"/>
        <w:r w:rsidR="00D44300">
          <w:rPr>
            <w:rFonts w:ascii="Comic Sans MS" w:hAnsi="Comic Sans MS" w:cs="Arial"/>
            <w:w w:val="115"/>
            <w:sz w:val="21"/>
            <w:szCs w:val="21"/>
          </w:rPr>
          <w:t>yeem</w:t>
        </w:r>
      </w:ins>
      <w:proofErr w:type="spellEnd"/>
      <w:del w:id="671" w:author="Fong RERHANG" w:date="2021-06-13T16:39:00Z">
        <w:r w:rsidR="001969DC" w:rsidRPr="002075FF" w:rsidDel="00D44300">
          <w:rPr>
            <w:rFonts w:ascii="Comic Sans MS" w:hAnsi="Comic Sans MS" w:cs="Arial"/>
            <w:w w:val="115"/>
            <w:sz w:val="21"/>
            <w:szCs w:val="21"/>
          </w:rPr>
          <w:delText>pab dawb</w:delText>
        </w:r>
        <w:r w:rsidR="00EB243B" w:rsidRPr="002075FF" w:rsidDel="00D44300">
          <w:rPr>
            <w:rFonts w:ascii="Comic Sans MS" w:hAnsi="Comic Sans MS" w:cs="Arial"/>
            <w:w w:val="115"/>
            <w:sz w:val="21"/>
            <w:szCs w:val="21"/>
          </w:rPr>
          <w:delText xml:space="preserve"> teeb meem</w:delText>
        </w:r>
      </w:del>
      <w:r w:rsidR="001969DC" w:rsidRPr="002075FF">
        <w:rPr>
          <w:rFonts w:ascii="Comic Sans MS" w:hAnsi="Comic Sans MS" w:cs="Arial"/>
          <w:w w:val="115"/>
          <w:sz w:val="21"/>
          <w:szCs w:val="21"/>
        </w:rPr>
        <w:t>. L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del w:id="672" w:author="Fong RERHANG" w:date="2021-06-13T16:40:00Z">
        <w:r w:rsidR="001969DC" w:rsidRPr="002075FF" w:rsidDel="00D44300">
          <w:rPr>
            <w:rFonts w:ascii="Comic Sans MS" w:hAnsi="Comic Sans MS" w:cs="Arial"/>
            <w:w w:val="115"/>
            <w:sz w:val="21"/>
            <w:szCs w:val="21"/>
          </w:rPr>
          <w:delText>yuav tsum nyob</w:delText>
        </w:r>
      </w:del>
      <w:proofErr w:type="spellStart"/>
      <w:ins w:id="673" w:author="Fong RERHANG" w:date="2021-06-13T16:40:00Z">
        <w:r w:rsidR="00D44300">
          <w:rPr>
            <w:rFonts w:ascii="Comic Sans MS" w:hAnsi="Comic Sans MS" w:cs="Arial"/>
            <w:w w:val="115"/>
            <w:sz w:val="21"/>
            <w:szCs w:val="21"/>
          </w:rPr>
          <w:t>xav</w:t>
        </w:r>
        <w:proofErr w:type="spellEnd"/>
        <w:r w:rsidR="00D44300">
          <w:rPr>
            <w:rFonts w:ascii="Comic Sans MS" w:hAnsi="Comic Sans MS" w:cs="Arial"/>
            <w:w w:val="115"/>
            <w:sz w:val="21"/>
            <w:szCs w:val="21"/>
          </w:rPr>
          <w:t xml:space="preserve"> tau lo</w:t>
        </w:r>
      </w:ins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lastRenderedPageBreak/>
        <w:t>ntawm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cai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lij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choj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(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tsis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del w:id="674" w:author="Fong RERHANG" w:date="2021-06-13T16:41:00Z">
        <w:r w:rsidR="000E186D" w:rsidRPr="002075FF" w:rsidDel="00D44300">
          <w:rPr>
            <w:rFonts w:ascii="Comic Sans MS" w:hAnsi="Comic Sans MS" w:cs="Arial"/>
            <w:w w:val="115"/>
            <w:sz w:val="21"/>
            <w:szCs w:val="21"/>
          </w:rPr>
          <w:delText>txaus siab</w:delText>
        </w:r>
      </w:del>
      <w:proofErr w:type="spellStart"/>
      <w:ins w:id="675" w:author="Fong RERHANG" w:date="2021-06-13T16:41:00Z">
        <w:r w:rsidR="00D44300">
          <w:rPr>
            <w:rFonts w:ascii="Comic Sans MS" w:hAnsi="Comic Sans MS" w:cs="Arial"/>
            <w:w w:val="115"/>
            <w:sz w:val="21"/>
            <w:szCs w:val="21"/>
          </w:rPr>
          <w:t>tuaj</w:t>
        </w:r>
        <w:proofErr w:type="spellEnd"/>
        <w:r w:rsidR="00D44300">
          <w:rPr>
            <w:rFonts w:ascii="Comic Sans MS" w:hAnsi="Comic Sans MS" w:cs="Arial"/>
            <w:w w:val="115"/>
            <w:sz w:val="21"/>
            <w:szCs w:val="21"/>
          </w:rPr>
          <w:t xml:space="preserve"> </w:t>
        </w:r>
        <w:proofErr w:type="spellStart"/>
        <w:r w:rsidR="00D44300">
          <w:rPr>
            <w:rFonts w:ascii="Comic Sans MS" w:hAnsi="Comic Sans MS" w:cs="Arial"/>
            <w:w w:val="115"/>
            <w:sz w:val="21"/>
            <w:szCs w:val="21"/>
          </w:rPr>
          <w:t>yeem</w:t>
        </w:r>
      </w:ins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>) los</w:t>
      </w:r>
      <w:r w:rsidR="002367C7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dhau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ntawm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niam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txiv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los</w:t>
      </w:r>
      <w:r w:rsidR="002367C7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sis Tus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Saib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Xyuas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ins w:id="676" w:author="Fong RERHANG" w:date="2021-06-13T16:42:00Z">
        <w:r w:rsidR="00D44300">
          <w:rPr>
            <w:rFonts w:ascii="Comic Sans MS" w:hAnsi="Comic Sans MS" w:cs="Arial"/>
            <w:w w:val="115"/>
            <w:sz w:val="21"/>
            <w:szCs w:val="21"/>
          </w:rPr>
          <w:t>txoj</w:t>
        </w:r>
      </w:ins>
      <w:proofErr w:type="spellEnd"/>
      <w:del w:id="677" w:author="Fong RERHANG" w:date="2021-06-13T16:42:00Z">
        <w:r w:rsidR="001969DC" w:rsidRPr="002075FF" w:rsidDel="00D44300">
          <w:rPr>
            <w:rFonts w:ascii="Comic Sans MS" w:hAnsi="Comic Sans MS" w:cs="Arial"/>
            <w:w w:val="115"/>
            <w:sz w:val="21"/>
            <w:szCs w:val="21"/>
          </w:rPr>
          <w:delText>raug</w:delText>
        </w:r>
      </w:del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cai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.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Thaum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nkag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hauv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del w:id="678" w:author="Fong RERHANG" w:date="2021-06-13T16:42:00Z">
        <w:r w:rsidR="001969DC" w:rsidRPr="002075FF" w:rsidDel="00D44300">
          <w:rPr>
            <w:rFonts w:ascii="Comic Sans MS" w:hAnsi="Comic Sans MS" w:cs="Arial"/>
            <w:w w:val="115"/>
            <w:sz w:val="21"/>
            <w:szCs w:val="21"/>
          </w:rPr>
          <w:delText>txoj hauj</w:delText>
        </w:r>
        <w:r w:rsidR="002367C7" w:rsidRPr="002075FF" w:rsidDel="00D44300">
          <w:rPr>
            <w:rFonts w:ascii="Comic Sans MS" w:hAnsi="Comic Sans MS" w:cs="Arial"/>
            <w:w w:val="115"/>
            <w:sz w:val="21"/>
            <w:szCs w:val="21"/>
          </w:rPr>
          <w:delText xml:space="preserve"> </w:delText>
        </w:r>
        <w:r w:rsidR="001969DC" w:rsidRPr="002075FF" w:rsidDel="00D44300">
          <w:rPr>
            <w:rFonts w:ascii="Comic Sans MS" w:hAnsi="Comic Sans MS" w:cs="Arial"/>
            <w:w w:val="115"/>
            <w:sz w:val="21"/>
            <w:szCs w:val="21"/>
          </w:rPr>
          <w:delText>lwm</w:delText>
        </w:r>
      </w:del>
      <w:proofErr w:type="spellStart"/>
      <w:ins w:id="679" w:author="Fong RERHANG" w:date="2021-06-13T16:42:00Z">
        <w:r w:rsidR="00D44300">
          <w:rPr>
            <w:rFonts w:ascii="Comic Sans MS" w:hAnsi="Comic Sans MS" w:cs="Arial"/>
            <w:w w:val="115"/>
            <w:sz w:val="21"/>
            <w:szCs w:val="21"/>
          </w:rPr>
          <w:t>lub</w:t>
        </w:r>
        <w:proofErr w:type="spellEnd"/>
        <w:r w:rsidR="00D44300">
          <w:rPr>
            <w:rFonts w:ascii="Comic Sans MS" w:hAnsi="Comic Sans MS" w:cs="Arial"/>
            <w:w w:val="115"/>
            <w:sz w:val="21"/>
            <w:szCs w:val="21"/>
          </w:rPr>
          <w:t xml:space="preserve"> </w:t>
        </w:r>
        <w:proofErr w:type="spellStart"/>
        <w:r w:rsidR="00D44300">
          <w:rPr>
            <w:rFonts w:ascii="Comic Sans MS" w:hAnsi="Comic Sans MS" w:cs="Arial"/>
            <w:w w:val="115"/>
            <w:sz w:val="21"/>
            <w:szCs w:val="21"/>
          </w:rPr>
          <w:t>khoos</w:t>
        </w:r>
        <w:proofErr w:type="spellEnd"/>
        <w:r w:rsidR="00D44300">
          <w:rPr>
            <w:rFonts w:ascii="Comic Sans MS" w:hAnsi="Comic Sans MS" w:cs="Arial"/>
            <w:w w:val="115"/>
            <w:sz w:val="21"/>
            <w:szCs w:val="21"/>
          </w:rPr>
          <w:t xml:space="preserve"> kas (program)</w:t>
        </w:r>
      </w:ins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,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yuav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tau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txais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Kev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Tshaj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Tawm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Txog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Cai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thiab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ntaub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ntawv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hais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txog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qhov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xwm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txheej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cai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.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Cov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qauv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mus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pw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hauv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tsev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kho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mob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tsis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del w:id="680" w:author="Fong RERHANG" w:date="2021-06-13T16:44:00Z">
        <w:r w:rsidR="001969DC" w:rsidRPr="002075FF" w:rsidDel="00D44300">
          <w:rPr>
            <w:rFonts w:ascii="Comic Sans MS" w:hAnsi="Comic Sans MS" w:cs="Arial"/>
            <w:w w:val="115"/>
            <w:sz w:val="21"/>
            <w:szCs w:val="21"/>
          </w:rPr>
          <w:delText>tu ncua</w:delText>
        </w:r>
      </w:del>
      <w:proofErr w:type="spellStart"/>
      <w:ins w:id="681" w:author="Fong RERHANG" w:date="2021-06-13T16:44:00Z">
        <w:r w:rsidR="00D44300">
          <w:rPr>
            <w:rFonts w:ascii="Comic Sans MS" w:hAnsi="Comic Sans MS" w:cs="Arial"/>
            <w:w w:val="115"/>
            <w:sz w:val="21"/>
            <w:szCs w:val="21"/>
          </w:rPr>
          <w:t>tuaj</w:t>
        </w:r>
        <w:proofErr w:type="spellEnd"/>
        <w:r w:rsidR="00D44300">
          <w:rPr>
            <w:rFonts w:ascii="Comic Sans MS" w:hAnsi="Comic Sans MS" w:cs="Arial"/>
            <w:w w:val="115"/>
            <w:sz w:val="21"/>
            <w:szCs w:val="21"/>
          </w:rPr>
          <w:t xml:space="preserve"> </w:t>
        </w:r>
        <w:proofErr w:type="spellStart"/>
        <w:r w:rsidR="00D44300">
          <w:rPr>
            <w:rFonts w:ascii="Comic Sans MS" w:hAnsi="Comic Sans MS" w:cs="Arial"/>
            <w:w w:val="115"/>
            <w:sz w:val="21"/>
            <w:szCs w:val="21"/>
          </w:rPr>
          <w:t>yeem</w:t>
        </w:r>
      </w:ins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w w:val="115"/>
          <w:sz w:val="21"/>
          <w:szCs w:val="21"/>
        </w:rPr>
        <w:t>yog</w:t>
      </w:r>
      <w:proofErr w:type="spellEnd"/>
      <w:r w:rsidR="001969DC" w:rsidRPr="002075FF">
        <w:rPr>
          <w:rFonts w:ascii="Comic Sans MS" w:hAnsi="Comic Sans MS" w:cs="Arial"/>
          <w:w w:val="115"/>
          <w:sz w:val="21"/>
          <w:szCs w:val="21"/>
        </w:rPr>
        <w:t>:</w:t>
      </w:r>
      <w:r w:rsidR="002367C7" w:rsidRPr="002075FF">
        <w:rPr>
          <w:rFonts w:ascii="Comic Sans MS" w:hAnsi="Comic Sans MS" w:cs="Arial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txoj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ph</w:t>
      </w:r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>om</w:t>
      </w:r>
      <w:proofErr w:type="spellEnd"/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>sij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ntawm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tsim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txom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kheej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thiab</w:t>
      </w:r>
      <w:proofErr w:type="spellEnd"/>
      <w:del w:id="682" w:author="Fong RERHANG" w:date="2021-06-13T16:45:00Z">
        <w:r w:rsidR="001969DC" w:rsidRPr="002075FF" w:rsidDel="00D44300">
          <w:rPr>
            <w:rFonts w:ascii="Comic Sans MS" w:hAnsi="Comic Sans MS" w:cs="Arial"/>
            <w:color w:val="FF0000"/>
            <w:w w:val="115"/>
            <w:sz w:val="21"/>
            <w:szCs w:val="21"/>
          </w:rPr>
          <w:delText xml:space="preserve"> </w:delText>
        </w:r>
      </w:del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/</w:t>
      </w:r>
      <w:del w:id="683" w:author="Fong RERHANG" w:date="2021-06-13T16:45:00Z">
        <w:r w:rsidR="001969DC" w:rsidRPr="002075FF" w:rsidDel="00D44300">
          <w:rPr>
            <w:rFonts w:ascii="Comic Sans MS" w:hAnsi="Comic Sans MS" w:cs="Arial"/>
            <w:color w:val="FF0000"/>
            <w:w w:val="115"/>
            <w:sz w:val="21"/>
            <w:szCs w:val="21"/>
          </w:rPr>
          <w:delText xml:space="preserve"> </w:delText>
        </w:r>
      </w:del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los</w:t>
      </w:r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ph</w:t>
      </w:r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>om</w:t>
      </w:r>
      <w:proofErr w:type="spellEnd"/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>sij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ntawm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tsim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txom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lwm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thiab</w:t>
      </w:r>
      <w:proofErr w:type="spellEnd"/>
      <w:del w:id="684" w:author="Fong RERHANG" w:date="2021-06-13T16:47:00Z">
        <w:r w:rsidR="001969DC" w:rsidRPr="002075FF" w:rsidDel="002B7779">
          <w:rPr>
            <w:rFonts w:ascii="Comic Sans MS" w:hAnsi="Comic Sans MS" w:cs="Arial"/>
            <w:color w:val="FF0000"/>
            <w:w w:val="115"/>
            <w:sz w:val="21"/>
            <w:szCs w:val="21"/>
          </w:rPr>
          <w:delText xml:space="preserve"> </w:delText>
        </w:r>
      </w:del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/</w:t>
      </w:r>
      <w:del w:id="685" w:author="Fong RERHANG" w:date="2021-06-13T16:47:00Z">
        <w:r w:rsidR="001969DC" w:rsidRPr="002075FF" w:rsidDel="002B7779">
          <w:rPr>
            <w:rFonts w:ascii="Comic Sans MS" w:hAnsi="Comic Sans MS" w:cs="Arial"/>
            <w:color w:val="FF0000"/>
            <w:w w:val="115"/>
            <w:sz w:val="21"/>
            <w:szCs w:val="21"/>
          </w:rPr>
          <w:delText xml:space="preserve"> </w:delText>
        </w:r>
      </w:del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los</w:t>
      </w:r>
      <w:r w:rsidR="001F6AF8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neeg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xiam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oob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qhab</w:t>
      </w:r>
      <w:proofErr w:type="spellEnd"/>
      <w:r w:rsidR="001F6AF8" w:rsidRPr="002075FF">
        <w:rPr>
          <w:rFonts w:ascii="Comic Sans MS" w:hAnsi="Comic Sans MS" w:cs="Arial"/>
          <w:color w:val="000000"/>
          <w:spacing w:val="1"/>
          <w:w w:val="115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ntawm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qhov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kev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puas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siab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puas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ntsws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.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Cov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ins w:id="686" w:author="Fong RERHANG" w:date="2021-06-13T16:47:00Z">
        <w:r w:rsidR="002B7779">
          <w:rPr>
            <w:rFonts w:ascii="Comic Sans MS" w:hAnsi="Comic Sans MS" w:cs="Arial"/>
            <w:color w:val="000000"/>
            <w:sz w:val="21"/>
            <w:szCs w:val="21"/>
          </w:rPr>
          <w:t>ntsiab</w:t>
        </w:r>
      </w:ins>
      <w:proofErr w:type="spellEnd"/>
      <w:ins w:id="687" w:author="Fong RERHANG" w:date="2021-06-13T16:48:00Z">
        <w:r w:rsidR="002B7779">
          <w:rPr>
            <w:rFonts w:ascii="Comic Sans MS" w:hAnsi="Comic Sans MS" w:cs="Arial"/>
            <w:color w:val="000000"/>
            <w:sz w:val="21"/>
            <w:szCs w:val="21"/>
          </w:rPr>
          <w:t xml:space="preserve"> </w:t>
        </w:r>
      </w:ins>
      <w:del w:id="688" w:author="Fong RERHANG" w:date="2021-06-13T16:47:00Z">
        <w:r w:rsidR="00250375" w:rsidRPr="002075FF" w:rsidDel="002B7779">
          <w:rPr>
            <w:rFonts w:ascii="Comic Sans MS" w:hAnsi="Comic Sans MS" w:cs="Arial"/>
            <w:color w:val="000000"/>
            <w:sz w:val="21"/>
            <w:szCs w:val="21"/>
          </w:rPr>
          <w:delText xml:space="preserve">kab </w:delText>
        </w:r>
      </w:del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lus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, "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muaj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mob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xiam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oob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qhab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"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txhais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tau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tias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tsis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tuaj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yeem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siv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qhov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uas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tseem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ceeb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rau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txoj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kev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qab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haus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huv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thiab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kev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nyab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xeeb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,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suav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nrog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zaub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mov,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khaub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ncaws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los</w:t>
      </w:r>
      <w:r w:rsidR="007138DC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sis chaw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nyob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txawm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tias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nws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tau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muab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rau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koj</w:t>
      </w:r>
      <w:proofErr w:type="spellEnd"/>
      <w:r w:rsidR="00250375" w:rsidRPr="002075FF">
        <w:rPr>
          <w:rFonts w:ascii="Comic Sans MS" w:hAnsi="Comic Sans MS" w:cs="Arial"/>
          <w:color w:val="000000"/>
          <w:sz w:val="21"/>
          <w:szCs w:val="21"/>
        </w:rPr>
        <w:t>.</w:t>
      </w:r>
      <w:r w:rsidR="007138DC" w:rsidRPr="002075FF">
        <w:rPr>
          <w:rFonts w:ascii="Comic Sans MS" w:hAnsi="Comic Sans MS" w:cs="Arial"/>
          <w:color w:val="000000"/>
          <w:sz w:val="21"/>
          <w:szCs w:val="21"/>
        </w:rPr>
        <w:t xml:space="preserve"> </w:t>
      </w:r>
      <w:proofErr w:type="spellStart"/>
      <w:r w:rsidR="008641BF" w:rsidRPr="002075FF">
        <w:rPr>
          <w:rFonts w:ascii="Comic Sans MS" w:hAnsi="Comic Sans MS" w:cs="Arial"/>
          <w:color w:val="FF0000"/>
          <w:spacing w:val="2"/>
          <w:w w:val="115"/>
          <w:sz w:val="21"/>
          <w:szCs w:val="21"/>
        </w:rPr>
        <w:t>Thaum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tsis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qhia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pom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tias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yuav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muaj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phom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sij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rau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kheej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los</w:t>
      </w:r>
      <w:r w:rsidR="008641BF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lwm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tus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los</w:t>
      </w:r>
      <w:r w:rsidR="008641BF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sis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neeg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xiam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oob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qhab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koj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yuav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raug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rho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tawm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ntawm</w:t>
      </w:r>
      <w:proofErr w:type="spellEnd"/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del w:id="689" w:author="Fong RERHANG" w:date="2021-06-13T16:50:00Z">
        <w:r w:rsidR="001969DC" w:rsidRPr="002075FF" w:rsidDel="002B7779">
          <w:rPr>
            <w:rFonts w:ascii="Comic Sans MS" w:hAnsi="Comic Sans MS" w:cs="Arial"/>
            <w:color w:val="FF0000"/>
            <w:w w:val="115"/>
            <w:sz w:val="21"/>
            <w:szCs w:val="21"/>
          </w:rPr>
          <w:delText>txoj hauj</w:delText>
        </w:r>
        <w:r w:rsidR="008641BF" w:rsidRPr="002075FF" w:rsidDel="002B7779">
          <w:rPr>
            <w:rFonts w:ascii="Comic Sans MS" w:hAnsi="Comic Sans MS" w:cs="Arial"/>
            <w:color w:val="FF0000"/>
            <w:w w:val="115"/>
            <w:sz w:val="21"/>
            <w:szCs w:val="21"/>
          </w:rPr>
          <w:delText xml:space="preserve"> </w:delText>
        </w:r>
        <w:r w:rsidR="001969DC" w:rsidRPr="002075FF" w:rsidDel="002B7779">
          <w:rPr>
            <w:rFonts w:ascii="Comic Sans MS" w:hAnsi="Comic Sans MS" w:cs="Arial"/>
            <w:color w:val="FF0000"/>
            <w:w w:val="115"/>
            <w:sz w:val="21"/>
            <w:szCs w:val="21"/>
          </w:rPr>
          <w:delText>lwm</w:delText>
        </w:r>
      </w:del>
      <w:proofErr w:type="spellStart"/>
      <w:ins w:id="690" w:author="Fong RERHANG" w:date="2021-06-13T16:50:00Z">
        <w:r w:rsidR="002B7779">
          <w:rPr>
            <w:rFonts w:ascii="Comic Sans MS" w:hAnsi="Comic Sans MS" w:cs="Arial"/>
            <w:color w:val="FF0000"/>
            <w:w w:val="115"/>
            <w:sz w:val="21"/>
            <w:szCs w:val="21"/>
          </w:rPr>
          <w:t>lub</w:t>
        </w:r>
        <w:proofErr w:type="spellEnd"/>
        <w:r w:rsidR="002B7779">
          <w:rPr>
            <w:rFonts w:ascii="Comic Sans MS" w:hAnsi="Comic Sans MS" w:cs="Arial"/>
            <w:color w:val="FF0000"/>
            <w:w w:val="115"/>
            <w:sz w:val="21"/>
            <w:szCs w:val="21"/>
          </w:rPr>
          <w:t xml:space="preserve"> </w:t>
        </w:r>
        <w:proofErr w:type="spellStart"/>
        <w:r w:rsidR="002B7779">
          <w:rPr>
            <w:rFonts w:ascii="Comic Sans MS" w:hAnsi="Comic Sans MS" w:cs="Arial"/>
            <w:color w:val="FF0000"/>
            <w:w w:val="115"/>
            <w:sz w:val="21"/>
            <w:szCs w:val="21"/>
          </w:rPr>
          <w:t>khoos</w:t>
        </w:r>
        <w:proofErr w:type="spellEnd"/>
        <w:r w:rsidR="002B7779">
          <w:rPr>
            <w:rFonts w:ascii="Comic Sans MS" w:hAnsi="Comic Sans MS" w:cs="Arial"/>
            <w:color w:val="FF0000"/>
            <w:w w:val="115"/>
            <w:sz w:val="21"/>
            <w:szCs w:val="21"/>
          </w:rPr>
          <w:t xml:space="preserve"> kas (program)</w:t>
        </w:r>
      </w:ins>
      <w:r w:rsidR="001969DC" w:rsidRPr="002075FF">
        <w:rPr>
          <w:rFonts w:ascii="Comic Sans MS" w:hAnsi="Comic Sans MS" w:cs="Arial"/>
          <w:color w:val="FF0000"/>
          <w:w w:val="115"/>
          <w:sz w:val="21"/>
          <w:szCs w:val="21"/>
        </w:rPr>
        <w:t>.</w:t>
      </w:r>
    </w:p>
    <w:p w14:paraId="2EFA636E" w14:textId="77777777" w:rsidR="00392E7F" w:rsidRPr="009709FF" w:rsidRDefault="00392E7F" w:rsidP="004978A2">
      <w:pPr>
        <w:pStyle w:val="BodyText"/>
        <w:ind w:left="90" w:right="146"/>
        <w:rPr>
          <w:rFonts w:ascii="Comic Sans MS" w:hAnsi="Comic Sans MS" w:cs="Arial"/>
          <w:color w:val="FF0000"/>
          <w:w w:val="115"/>
        </w:rPr>
      </w:pPr>
    </w:p>
    <w:p w14:paraId="56C538A5" w14:textId="77777777" w:rsidR="00DD34AA" w:rsidRPr="009709FF" w:rsidRDefault="00DD34AA" w:rsidP="004978A2">
      <w:pPr>
        <w:pStyle w:val="BodyText"/>
        <w:ind w:left="90" w:right="146"/>
        <w:rPr>
          <w:rFonts w:ascii="Comic Sans MS" w:hAnsi="Comic Sans MS" w:cs="Arial"/>
          <w:sz w:val="12"/>
        </w:rPr>
      </w:pPr>
    </w:p>
    <w:p w14:paraId="671AE8EE" w14:textId="1F5259C6" w:rsidR="00A844F1" w:rsidRPr="00D00BEF" w:rsidRDefault="00D1552E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36"/>
          <w:szCs w:val="36"/>
        </w:rPr>
      </w:pPr>
      <w:proofErr w:type="spellStart"/>
      <w:r w:rsidRPr="00D00BEF">
        <w:rPr>
          <w:rFonts w:ascii="Comic Sans MS" w:hAnsi="Comic Sans MS"/>
          <w:color w:val="002060"/>
          <w:sz w:val="36"/>
          <w:szCs w:val="36"/>
        </w:rPr>
        <w:t>Koj</w:t>
      </w:r>
      <w:proofErr w:type="spellEnd"/>
      <w:r w:rsidRPr="00D00BEF"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ins w:id="691" w:author="Fong RERHANG" w:date="2021-06-13T16:51:00Z">
        <w:r w:rsidR="002B7779">
          <w:rPr>
            <w:rFonts w:ascii="Comic Sans MS" w:hAnsi="Comic Sans MS"/>
            <w:color w:val="002060"/>
            <w:sz w:val="36"/>
            <w:szCs w:val="36"/>
          </w:rPr>
          <w:t>Cov</w:t>
        </w:r>
        <w:proofErr w:type="spellEnd"/>
        <w:r w:rsidR="002B7779">
          <w:rPr>
            <w:rFonts w:ascii="Comic Sans MS" w:hAnsi="Comic Sans MS"/>
            <w:color w:val="002060"/>
            <w:sz w:val="36"/>
            <w:szCs w:val="36"/>
          </w:rPr>
          <w:t xml:space="preserve"> </w:t>
        </w:r>
      </w:ins>
      <w:del w:id="692" w:author="Fong RERHANG" w:date="2021-06-13T16:51:00Z">
        <w:r w:rsidR="00BE2E94" w:rsidRPr="00D00BEF" w:rsidDel="002B7779">
          <w:rPr>
            <w:rFonts w:ascii="Comic Sans MS" w:hAnsi="Comic Sans MS"/>
            <w:color w:val="002060"/>
            <w:sz w:val="36"/>
            <w:szCs w:val="36"/>
          </w:rPr>
          <w:delText xml:space="preserve">Txoj </w:delText>
        </w:r>
      </w:del>
      <w:r w:rsidR="00BE2E94" w:rsidRPr="00D00BEF">
        <w:rPr>
          <w:rFonts w:ascii="Comic Sans MS" w:hAnsi="Comic Sans MS"/>
          <w:color w:val="002060"/>
          <w:sz w:val="36"/>
          <w:szCs w:val="36"/>
        </w:rPr>
        <w:t xml:space="preserve">Cai </w:t>
      </w:r>
      <w:proofErr w:type="spellStart"/>
      <w:r w:rsidR="00BE2E94" w:rsidRPr="00D00BEF">
        <w:rPr>
          <w:rFonts w:ascii="Comic Sans MS" w:hAnsi="Comic Sans MS"/>
          <w:color w:val="002060"/>
          <w:sz w:val="36"/>
          <w:szCs w:val="36"/>
        </w:rPr>
        <w:t>Ntiag</w:t>
      </w:r>
      <w:proofErr w:type="spellEnd"/>
      <w:r w:rsidR="00BE2E94" w:rsidRPr="00D00BEF">
        <w:rPr>
          <w:rFonts w:ascii="Comic Sans MS" w:hAnsi="Comic Sans MS"/>
          <w:color w:val="002060"/>
          <w:sz w:val="36"/>
          <w:szCs w:val="36"/>
        </w:rPr>
        <w:t xml:space="preserve"> Tug</w:t>
      </w:r>
    </w:p>
    <w:p w14:paraId="0E66EE3F" w14:textId="6957BD2A" w:rsidR="003D67BE" w:rsidRPr="00116085" w:rsidRDefault="00CD575B" w:rsidP="008B075E">
      <w:pPr>
        <w:pStyle w:val="BodyText"/>
        <w:ind w:left="90" w:right="177"/>
        <w:jc w:val="both"/>
        <w:rPr>
          <w:rFonts w:ascii="Comic Sans MS" w:hAnsi="Comic Sans MS"/>
          <w:color w:val="000000"/>
          <w:w w:val="115"/>
          <w:sz w:val="21"/>
          <w:szCs w:val="21"/>
        </w:rPr>
      </w:pPr>
      <w:r>
        <w:rPr>
          <w:rFonts w:ascii="Comic Sans MS" w:hAnsi="Comic Sans MS"/>
          <w:noProof/>
          <w:spacing w:val="-42"/>
          <w:w w:val="115"/>
        </w:rPr>
        <w:drawing>
          <wp:anchor distT="0" distB="0" distL="114300" distR="114300" simplePos="0" relativeHeight="251668992" behindDoc="0" locked="0" layoutInCell="1" allowOverlap="1" wp14:anchorId="75A5A1A5" wp14:editId="6E373AE3">
            <wp:simplePos x="0" y="0"/>
            <wp:positionH relativeFrom="column">
              <wp:posOffset>45085</wp:posOffset>
            </wp:positionH>
            <wp:positionV relativeFrom="paragraph">
              <wp:posOffset>854710</wp:posOffset>
            </wp:positionV>
            <wp:extent cx="3280410" cy="2106295"/>
            <wp:effectExtent l="19050" t="19050" r="15240" b="27305"/>
            <wp:wrapSquare wrapText="bothSides"/>
            <wp:docPr id="295" name="Picture 295" descr="C:\Users\aadams\Desktop\44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adams\Desktop\44444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2106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7F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A85">
        <w:rPr>
          <w:rFonts w:ascii="Comic Sans MS" w:hAnsi="Comic Sans MS" w:cs="Arial"/>
          <w:color w:val="2E5396"/>
          <w:w w:val="115"/>
          <w:sz w:val="32"/>
          <w:szCs w:val="32"/>
        </w:rPr>
        <w:tab/>
      </w:r>
      <w:proofErr w:type="spellStart"/>
      <w:r w:rsidR="001969DC" w:rsidRPr="002B7779">
        <w:rPr>
          <w:rFonts w:ascii="Comic Sans MS" w:hAnsi="Comic Sans MS" w:cs="Arial"/>
          <w:color w:val="2E5396"/>
          <w:w w:val="115"/>
          <w:sz w:val="28"/>
          <w:szCs w:val="28"/>
          <w:rPrChange w:id="693" w:author="Fong RERHANG" w:date="2021-06-13T16:52:00Z">
            <w:rPr>
              <w:rFonts w:ascii="Comic Sans MS" w:hAnsi="Comic Sans MS" w:cs="Arial"/>
              <w:color w:val="2E5396"/>
              <w:w w:val="115"/>
              <w:sz w:val="21"/>
              <w:szCs w:val="21"/>
            </w:rPr>
          </w:rPrChange>
        </w:rPr>
        <w:t>Koj</w:t>
      </w:r>
      <w:proofErr w:type="spellEnd"/>
      <w:r w:rsidR="001969DC" w:rsidRPr="002B7779">
        <w:rPr>
          <w:rFonts w:ascii="Comic Sans MS" w:hAnsi="Comic Sans MS" w:cs="Arial"/>
          <w:color w:val="2E5396"/>
          <w:w w:val="115"/>
          <w:sz w:val="28"/>
          <w:szCs w:val="28"/>
          <w:rPrChange w:id="694" w:author="Fong RERHANG" w:date="2021-06-13T16:52:00Z">
            <w:rPr>
              <w:rFonts w:ascii="Comic Sans MS" w:hAnsi="Comic Sans MS" w:cs="Arial"/>
              <w:color w:val="2E5396"/>
              <w:w w:val="115"/>
              <w:sz w:val="21"/>
              <w:szCs w:val="21"/>
            </w:rPr>
          </w:rPrChange>
        </w:rPr>
        <w:t xml:space="preserve"> </w:t>
      </w:r>
      <w:proofErr w:type="spellStart"/>
      <w:r w:rsidR="001969DC" w:rsidRPr="002B7779">
        <w:rPr>
          <w:rFonts w:ascii="Comic Sans MS" w:hAnsi="Comic Sans MS" w:cs="Arial"/>
          <w:color w:val="2E5396"/>
          <w:w w:val="115"/>
          <w:sz w:val="28"/>
          <w:szCs w:val="28"/>
          <w:rPrChange w:id="695" w:author="Fong RERHANG" w:date="2021-06-13T16:52:00Z">
            <w:rPr>
              <w:rFonts w:ascii="Comic Sans MS" w:hAnsi="Comic Sans MS" w:cs="Arial"/>
              <w:color w:val="2E5396"/>
              <w:w w:val="115"/>
              <w:sz w:val="21"/>
              <w:szCs w:val="21"/>
            </w:rPr>
          </w:rPrChange>
        </w:rPr>
        <w:t>puas</w:t>
      </w:r>
      <w:proofErr w:type="spellEnd"/>
      <w:r w:rsidR="001969DC" w:rsidRPr="002B7779">
        <w:rPr>
          <w:rFonts w:ascii="Comic Sans MS" w:hAnsi="Comic Sans MS" w:cs="Arial"/>
          <w:color w:val="2E5396"/>
          <w:w w:val="115"/>
          <w:sz w:val="28"/>
          <w:szCs w:val="28"/>
          <w:rPrChange w:id="696" w:author="Fong RERHANG" w:date="2021-06-13T16:52:00Z">
            <w:rPr>
              <w:rFonts w:ascii="Comic Sans MS" w:hAnsi="Comic Sans MS" w:cs="Arial"/>
              <w:color w:val="2E5396"/>
              <w:w w:val="115"/>
              <w:sz w:val="21"/>
              <w:szCs w:val="21"/>
            </w:rPr>
          </w:rPrChange>
        </w:rPr>
        <w:t xml:space="preserve"> </w:t>
      </w:r>
      <w:proofErr w:type="spellStart"/>
      <w:r w:rsidR="001969DC" w:rsidRPr="002B7779">
        <w:rPr>
          <w:rFonts w:ascii="Comic Sans MS" w:hAnsi="Comic Sans MS" w:cs="Arial"/>
          <w:color w:val="2E5396"/>
          <w:w w:val="115"/>
          <w:sz w:val="28"/>
          <w:szCs w:val="28"/>
          <w:rPrChange w:id="697" w:author="Fong RERHANG" w:date="2021-06-13T16:52:00Z">
            <w:rPr>
              <w:rFonts w:ascii="Comic Sans MS" w:hAnsi="Comic Sans MS" w:cs="Arial"/>
              <w:color w:val="2E5396"/>
              <w:w w:val="115"/>
              <w:sz w:val="21"/>
              <w:szCs w:val="21"/>
            </w:rPr>
          </w:rPrChange>
        </w:rPr>
        <w:t>paub</w:t>
      </w:r>
      <w:proofErr w:type="spellEnd"/>
      <w:r w:rsidR="001969DC" w:rsidRPr="002B7779">
        <w:rPr>
          <w:rFonts w:ascii="Comic Sans MS" w:hAnsi="Comic Sans MS" w:cs="Arial"/>
          <w:color w:val="2E5396"/>
          <w:w w:val="115"/>
          <w:sz w:val="28"/>
          <w:szCs w:val="28"/>
          <w:rPrChange w:id="698" w:author="Fong RERHANG" w:date="2021-06-13T16:52:00Z">
            <w:rPr>
              <w:rFonts w:ascii="Comic Sans MS" w:hAnsi="Comic Sans MS" w:cs="Arial"/>
              <w:color w:val="2E5396"/>
              <w:w w:val="115"/>
              <w:sz w:val="21"/>
              <w:szCs w:val="21"/>
            </w:rPr>
          </w:rPrChange>
        </w:rPr>
        <w:t>?</w:t>
      </w:r>
      <w:r w:rsidR="006A15B7" w:rsidRPr="002B7779">
        <w:rPr>
          <w:rFonts w:ascii="Comic Sans MS" w:hAnsi="Comic Sans MS" w:cs="Arial"/>
          <w:color w:val="2E5396"/>
          <w:w w:val="115"/>
          <w:sz w:val="28"/>
          <w:szCs w:val="28"/>
          <w:rPrChange w:id="699" w:author="Fong RERHANG" w:date="2021-06-13T16:52:00Z">
            <w:rPr>
              <w:rFonts w:ascii="Comic Sans MS" w:hAnsi="Comic Sans MS" w:cs="Arial"/>
              <w:color w:val="2E5396"/>
              <w:w w:val="115"/>
              <w:sz w:val="21"/>
              <w:szCs w:val="21"/>
            </w:rPr>
          </w:rPrChange>
        </w:rPr>
        <w:t xml:space="preserve"> </w:t>
      </w:r>
      <w:proofErr w:type="spellStart"/>
      <w:r w:rsidR="006A15B7" w:rsidRPr="00116085">
        <w:rPr>
          <w:rFonts w:ascii="Comic Sans MS" w:hAnsi="Comic Sans MS"/>
          <w:color w:val="000000"/>
          <w:spacing w:val="2"/>
          <w:w w:val="115"/>
          <w:sz w:val="21"/>
          <w:szCs w:val="21"/>
        </w:rPr>
        <w:t>Nws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yog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txhaum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cov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cai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ntiag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tug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kom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faib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cov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ntaub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ntawv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856986" w:rsidRPr="00116085">
        <w:rPr>
          <w:rFonts w:ascii="Comic Sans MS" w:hAnsi="Comic Sans MS" w:cs="Arial"/>
          <w:color w:val="FF0000"/>
          <w:w w:val="115"/>
          <w:sz w:val="21"/>
          <w:szCs w:val="21"/>
        </w:rPr>
        <w:t>tiv</w:t>
      </w:r>
      <w:proofErr w:type="spellEnd"/>
      <w:r w:rsidR="00856986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856986" w:rsidRPr="00116085">
        <w:rPr>
          <w:rFonts w:ascii="Comic Sans MS" w:hAnsi="Comic Sans MS" w:cs="Arial"/>
          <w:color w:val="FF0000"/>
          <w:w w:val="115"/>
          <w:sz w:val="21"/>
          <w:szCs w:val="21"/>
        </w:rPr>
        <w:t>thaiv</w:t>
      </w:r>
      <w:proofErr w:type="spellEnd"/>
      <w:r w:rsidR="00856986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kev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noj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qab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haus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>huv</w:t>
      </w:r>
      <w:proofErr w:type="spellEnd"/>
      <w:r w:rsidR="001969DC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(PHI)</w:t>
      </w:r>
      <w:r w:rsidR="00F91E94" w:rsidRPr="00116085">
        <w:rPr>
          <w:rFonts w:ascii="Comic Sans MS" w:hAnsi="Comic Sans MS" w:cs="Arial"/>
          <w:color w:val="FF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nrog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tus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neeg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uas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tsis</w:t>
      </w:r>
      <w:proofErr w:type="spellEnd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7B7698" w:rsidRPr="00116085">
        <w:rPr>
          <w:rFonts w:ascii="Comic Sans MS" w:hAnsi="Comic Sans MS"/>
          <w:color w:val="000000"/>
          <w:w w:val="115"/>
          <w:sz w:val="21"/>
          <w:szCs w:val="21"/>
        </w:rPr>
        <w:t>yog</w:t>
      </w:r>
      <w:proofErr w:type="spellEnd"/>
      <w:r w:rsidR="0013073E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3073E" w:rsidRPr="00116085">
        <w:rPr>
          <w:rFonts w:ascii="Comic Sans MS" w:hAnsi="Comic Sans MS"/>
          <w:color w:val="000000"/>
          <w:w w:val="115"/>
          <w:sz w:val="21"/>
          <w:szCs w:val="21"/>
        </w:rPr>
        <w:t>pawg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ntawm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peb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cov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neeg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ua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hauj</w:t>
      </w:r>
      <w:proofErr w:type="spellEnd"/>
      <w:r w:rsidR="0013073E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lwm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,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cov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neeg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hauv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tsev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neeg</w:t>
      </w:r>
      <w:proofErr w:type="spellEnd"/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,</w:t>
      </w:r>
      <w:r w:rsidR="0013073E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los sis</w:t>
      </w:r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del w:id="700" w:author="Fong RERHANG" w:date="2021-06-13T16:54:00Z">
        <w:r w:rsidR="001969DC" w:rsidRPr="00116085" w:rsidDel="002B7779">
          <w:rPr>
            <w:rFonts w:ascii="Comic Sans MS" w:hAnsi="Comic Sans MS"/>
            <w:color w:val="000000"/>
            <w:w w:val="115"/>
            <w:sz w:val="21"/>
            <w:szCs w:val="21"/>
          </w:rPr>
          <w:delText xml:space="preserve">Muaj </w:delText>
        </w:r>
      </w:del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lwm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tus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koom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nrog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tu</w:t>
      </w:r>
      <w:proofErr w:type="spellEnd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1969DC" w:rsidRPr="00116085">
        <w:rPr>
          <w:rFonts w:ascii="Comic Sans MS" w:hAnsi="Comic Sans MS"/>
          <w:color w:val="000000"/>
          <w:w w:val="115"/>
          <w:sz w:val="21"/>
          <w:szCs w:val="21"/>
        </w:rPr>
        <w:t>koj</w:t>
      </w:r>
      <w:proofErr w:type="spellEnd"/>
      <w:del w:id="701" w:author="Fong RERHANG" w:date="2021-06-13T16:54:00Z">
        <w:r w:rsidR="001969DC" w:rsidRPr="00116085" w:rsidDel="002B7779">
          <w:rPr>
            <w:rFonts w:ascii="Comic Sans MS" w:hAnsi="Comic Sans MS"/>
            <w:color w:val="000000"/>
            <w:w w:val="115"/>
            <w:sz w:val="21"/>
            <w:szCs w:val="21"/>
          </w:rPr>
          <w:delText xml:space="preserve"> thiab</w:delText>
        </w:r>
        <w:r w:rsidR="003A6E73" w:rsidRPr="00116085" w:rsidDel="002B7779">
          <w:rPr>
            <w:rFonts w:ascii="Comic Sans MS" w:hAnsi="Comic Sans MS"/>
            <w:color w:val="000000"/>
            <w:w w:val="115"/>
            <w:sz w:val="21"/>
            <w:szCs w:val="21"/>
          </w:rPr>
          <w:delText xml:space="preserve"> </w:delText>
        </w:r>
        <w:r w:rsidR="001969DC" w:rsidRPr="00116085" w:rsidDel="002B7779">
          <w:rPr>
            <w:rFonts w:ascii="Comic Sans MS" w:hAnsi="Comic Sans MS" w:cs="Arial"/>
            <w:color w:val="000000"/>
            <w:spacing w:val="2"/>
            <w:w w:val="115"/>
            <w:sz w:val="21"/>
            <w:szCs w:val="21"/>
          </w:rPr>
          <w:delText>txiv neej yawg</w:delText>
        </w:r>
        <w:r w:rsidR="001969DC" w:rsidRPr="00116085" w:rsidDel="002B7779">
          <w:rPr>
            <w:rFonts w:ascii="Comic Sans MS" w:hAnsi="Comic Sans MS" w:cs="Arial"/>
            <w:color w:val="000000"/>
            <w:w w:val="115"/>
            <w:sz w:val="21"/>
            <w:szCs w:val="21"/>
          </w:rPr>
          <w:delText>t</w:delText>
        </w:r>
      </w:del>
      <w:r w:rsidR="001969DC" w:rsidRPr="00116085">
        <w:rPr>
          <w:rFonts w:ascii="Comic Sans MS" w:hAnsi="Comic Sans MS" w:cs="Arial"/>
          <w:color w:val="000000"/>
          <w:w w:val="115"/>
          <w:sz w:val="21"/>
          <w:szCs w:val="21"/>
        </w:rPr>
        <w:t>.</w:t>
      </w:r>
      <w:r w:rsidR="003A6E73" w:rsidRPr="00116085">
        <w:rPr>
          <w:rFonts w:ascii="Comic Sans MS" w:hAnsi="Comic Sans MS" w:cs="Arial"/>
          <w:color w:val="000000"/>
          <w:w w:val="115"/>
          <w:sz w:val="21"/>
          <w:szCs w:val="21"/>
        </w:rPr>
        <w:t xml:space="preserve"> </w:t>
      </w:r>
      <w:r w:rsidR="00250375" w:rsidRPr="00116085">
        <w:rPr>
          <w:rFonts w:ascii="Comic Sans MS" w:hAnsi="Comic Sans MS"/>
          <w:color w:val="000000"/>
          <w:spacing w:val="1"/>
          <w:w w:val="115"/>
          <w:sz w:val="21"/>
          <w:szCs w:val="21"/>
        </w:rPr>
        <w:t>PH</w:t>
      </w:r>
      <w:r w:rsidR="008B075E" w:rsidRPr="00116085">
        <w:rPr>
          <w:rFonts w:ascii="Comic Sans MS" w:hAnsi="Comic Sans MS"/>
          <w:color w:val="000000"/>
          <w:w w:val="115"/>
          <w:sz w:val="21"/>
          <w:szCs w:val="21"/>
        </w:rPr>
        <w:t>I</w:t>
      </w:r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tseem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muaj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npe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, </w:t>
      </w:r>
      <w:del w:id="702" w:author="Fong RERHANG" w:date="2021-06-13T16:55:00Z">
        <w:r w:rsidR="00250375" w:rsidRPr="00116085" w:rsidDel="002B7779">
          <w:rPr>
            <w:rFonts w:ascii="Comic Sans MS" w:hAnsi="Comic Sans MS"/>
            <w:color w:val="000000"/>
            <w:w w:val="115"/>
            <w:sz w:val="21"/>
            <w:szCs w:val="21"/>
          </w:rPr>
          <w:delText>xov xwm sib</w:delText>
        </w:r>
      </w:del>
      <w:proofErr w:type="spellStart"/>
      <w:ins w:id="703" w:author="Fong RERHANG" w:date="2021-06-13T16:55:00Z">
        <w:r w:rsidR="002B7779">
          <w:rPr>
            <w:rFonts w:ascii="Comic Sans MS" w:hAnsi="Comic Sans MS"/>
            <w:color w:val="000000"/>
            <w:w w:val="115"/>
            <w:sz w:val="21"/>
            <w:szCs w:val="21"/>
          </w:rPr>
          <w:t>ntaub</w:t>
        </w:r>
        <w:proofErr w:type="spellEnd"/>
        <w:r w:rsidR="002B7779">
          <w:rPr>
            <w:rFonts w:ascii="Comic Sans MS" w:hAnsi="Comic Sans MS"/>
            <w:color w:val="000000"/>
            <w:w w:val="115"/>
            <w:sz w:val="21"/>
            <w:szCs w:val="21"/>
          </w:rPr>
          <w:t xml:space="preserve"> </w:t>
        </w:r>
        <w:proofErr w:type="spellStart"/>
        <w:r w:rsidR="002B7779">
          <w:rPr>
            <w:rFonts w:ascii="Comic Sans MS" w:hAnsi="Comic Sans MS"/>
            <w:color w:val="000000"/>
            <w:w w:val="115"/>
            <w:sz w:val="21"/>
            <w:szCs w:val="21"/>
          </w:rPr>
          <w:t>ntawv</w:t>
        </w:r>
      </w:ins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tiv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toj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los</w:t>
      </w:r>
      <w:r w:rsidR="008B075E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sis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lwm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yam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uas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yuav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kom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koj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raug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txheeb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xyuas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. Tib yam li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peb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cog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lus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yuav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tiv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thaiv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koj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tus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kheej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,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peb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cia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siab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tias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koj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yuav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tswj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hwm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tus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kheej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ntawm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lwm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cov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hluas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uas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tseem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yog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cov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neeg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del w:id="704" w:author="Fong RERHANG" w:date="2021-06-13T16:56:00Z">
        <w:r w:rsidR="00250375" w:rsidRPr="00116085" w:rsidDel="002B7779">
          <w:rPr>
            <w:rFonts w:ascii="Comic Sans MS" w:hAnsi="Comic Sans MS"/>
            <w:color w:val="000000"/>
            <w:w w:val="115"/>
            <w:sz w:val="21"/>
            <w:szCs w:val="21"/>
          </w:rPr>
          <w:delText>siv khoom</w:delText>
        </w:r>
      </w:del>
      <w:proofErr w:type="spellStart"/>
      <w:ins w:id="705" w:author="Fong RERHANG" w:date="2021-06-13T16:56:00Z">
        <w:r w:rsidR="002B7779">
          <w:rPr>
            <w:rFonts w:ascii="Comic Sans MS" w:hAnsi="Comic Sans MS"/>
            <w:color w:val="000000"/>
            <w:w w:val="115"/>
            <w:sz w:val="21"/>
            <w:szCs w:val="21"/>
          </w:rPr>
          <w:t>qhua</w:t>
        </w:r>
      </w:ins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,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thiab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ntawm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lawv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tsev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 xml:space="preserve"> </w:t>
      </w:r>
      <w:proofErr w:type="spellStart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neeg</w:t>
      </w:r>
      <w:proofErr w:type="spellEnd"/>
      <w:r w:rsidR="00250375" w:rsidRPr="00116085">
        <w:rPr>
          <w:rFonts w:ascii="Comic Sans MS" w:hAnsi="Comic Sans MS"/>
          <w:color w:val="000000"/>
          <w:w w:val="115"/>
          <w:sz w:val="21"/>
          <w:szCs w:val="21"/>
        </w:rPr>
        <w:t>.</w:t>
      </w:r>
    </w:p>
    <w:p w14:paraId="1DCE9D10" w14:textId="77777777" w:rsidR="00F00C90" w:rsidRDefault="00F00C90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40"/>
        </w:rPr>
      </w:pPr>
    </w:p>
    <w:p w14:paraId="1A6C2ECE" w14:textId="77777777" w:rsidR="00392E7F" w:rsidRDefault="00392E7F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40"/>
        </w:rPr>
      </w:pPr>
    </w:p>
    <w:p w14:paraId="434C4CF5" w14:textId="60F54621" w:rsidR="00250375" w:rsidRPr="0046627F" w:rsidRDefault="00250375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36"/>
          <w:szCs w:val="36"/>
        </w:rPr>
      </w:pPr>
      <w:proofErr w:type="spellStart"/>
      <w:r w:rsidRPr="0046627F">
        <w:rPr>
          <w:rFonts w:ascii="Comic Sans MS" w:hAnsi="Comic Sans MS"/>
          <w:color w:val="002060"/>
          <w:sz w:val="36"/>
          <w:szCs w:val="36"/>
        </w:rPr>
        <w:t>Koj</w:t>
      </w:r>
      <w:proofErr w:type="spellEnd"/>
      <w:r w:rsidRPr="0046627F">
        <w:rPr>
          <w:rFonts w:ascii="Comic Sans MS" w:hAnsi="Comic Sans MS"/>
          <w:color w:val="002060"/>
          <w:sz w:val="36"/>
          <w:szCs w:val="36"/>
        </w:rPr>
        <w:t xml:space="preserve"> </w:t>
      </w:r>
      <w:proofErr w:type="spellStart"/>
      <w:r w:rsidR="0046627F" w:rsidRPr="0046627F">
        <w:rPr>
          <w:rFonts w:ascii="Comic Sans MS" w:hAnsi="Comic Sans MS"/>
          <w:color w:val="002060"/>
          <w:sz w:val="36"/>
          <w:szCs w:val="36"/>
        </w:rPr>
        <w:t>Txoj</w:t>
      </w:r>
      <w:proofErr w:type="spellEnd"/>
      <w:r w:rsidRPr="0046627F">
        <w:rPr>
          <w:rFonts w:ascii="Comic Sans MS" w:hAnsi="Comic Sans MS"/>
          <w:color w:val="002060"/>
          <w:sz w:val="36"/>
          <w:szCs w:val="36"/>
        </w:rPr>
        <w:t xml:space="preserve"> Cai </w:t>
      </w:r>
      <w:proofErr w:type="spellStart"/>
      <w:r w:rsidRPr="0046627F">
        <w:rPr>
          <w:rFonts w:ascii="Comic Sans MS" w:hAnsi="Comic Sans MS"/>
          <w:color w:val="002060"/>
          <w:sz w:val="36"/>
          <w:szCs w:val="36"/>
        </w:rPr>
        <w:t>Ua</w:t>
      </w:r>
      <w:proofErr w:type="spellEnd"/>
      <w:r w:rsidRPr="0046627F">
        <w:rPr>
          <w:rFonts w:ascii="Comic Sans MS" w:hAnsi="Comic Sans MS"/>
          <w:color w:val="002060"/>
          <w:sz w:val="36"/>
          <w:szCs w:val="36"/>
        </w:rPr>
        <w:t xml:space="preserve"> Tus </w:t>
      </w:r>
      <w:proofErr w:type="spellStart"/>
      <w:r w:rsidR="0046627F" w:rsidRPr="0046627F">
        <w:rPr>
          <w:rFonts w:ascii="Comic Sans MS" w:hAnsi="Comic Sans MS"/>
          <w:color w:val="002060"/>
          <w:sz w:val="36"/>
          <w:szCs w:val="36"/>
        </w:rPr>
        <w:t>Qhua</w:t>
      </w:r>
      <w:proofErr w:type="spellEnd"/>
      <w:r w:rsidRPr="0046627F">
        <w:rPr>
          <w:rFonts w:ascii="Comic Sans MS" w:hAnsi="Comic Sans MS"/>
          <w:color w:val="002060"/>
          <w:sz w:val="36"/>
          <w:szCs w:val="36"/>
        </w:rPr>
        <w:t xml:space="preserve"> PHF</w:t>
      </w:r>
    </w:p>
    <w:p w14:paraId="61312EB7" w14:textId="77777777" w:rsidR="00BA1A5C" w:rsidRPr="009709FF" w:rsidRDefault="00BA1A5C" w:rsidP="004978A2">
      <w:pPr>
        <w:pStyle w:val="BodyText"/>
        <w:ind w:left="90" w:right="177"/>
        <w:jc w:val="center"/>
        <w:rPr>
          <w:rFonts w:ascii="Comic Sans MS" w:hAnsi="Comic Sans MS"/>
          <w:color w:val="002060"/>
          <w:sz w:val="18"/>
          <w:szCs w:val="16"/>
        </w:rPr>
      </w:pPr>
    </w:p>
    <w:p w14:paraId="36DA08E9" w14:textId="3377627B" w:rsidR="00250375" w:rsidRPr="00D45708" w:rsidRDefault="00BE4A85" w:rsidP="00D45708">
      <w:pPr>
        <w:pStyle w:val="BodyText"/>
        <w:ind w:left="90" w:right="177"/>
        <w:jc w:val="both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</w:rPr>
        <w:tab/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Thaum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nyob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rau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hauv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PHF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tau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txais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ib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daim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ntawv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theej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"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Mob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Cai."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no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cai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ceeb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txog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cai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.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Muaj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tham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ntawm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no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ntawm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Lub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Hnub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Qub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Nruab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Nrab</w:t>
      </w:r>
      <w:proofErr w:type="spellEnd"/>
      <w:ins w:id="706" w:author="Fong RERHANG" w:date="2021-06-13T16:58:00Z">
        <w:r w:rsidR="006A39CC">
          <w:rPr>
            <w:rFonts w:ascii="Comic Sans MS" w:hAnsi="Comic Sans MS"/>
            <w:sz w:val="22"/>
            <w:szCs w:val="22"/>
          </w:rPr>
          <w:t xml:space="preserve"> (Central Star)</w:t>
        </w:r>
      </w:ins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tias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muaj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lus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nug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los</w:t>
      </w:r>
      <w:r w:rsidR="00854C90" w:rsidRPr="00D45708">
        <w:rPr>
          <w:rFonts w:ascii="Comic Sans MS" w:hAnsi="Comic Sans MS"/>
          <w:sz w:val="22"/>
          <w:szCs w:val="22"/>
        </w:rPr>
        <w:t xml:space="preserve"> </w:t>
      </w:r>
      <w:r w:rsidR="00250375" w:rsidRPr="00D45708">
        <w:rPr>
          <w:rFonts w:ascii="Comic Sans MS" w:hAnsi="Comic Sans MS"/>
          <w:sz w:val="22"/>
          <w:szCs w:val="22"/>
        </w:rPr>
        <w:t xml:space="preserve">sis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kev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txhawj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xeeb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los</w:t>
      </w:r>
      <w:r w:rsidR="00854C90" w:rsidRPr="00D45708">
        <w:rPr>
          <w:rFonts w:ascii="Comic Sans MS" w:hAnsi="Comic Sans MS"/>
          <w:sz w:val="22"/>
          <w:szCs w:val="22"/>
        </w:rPr>
        <w:t xml:space="preserve"> </w:t>
      </w:r>
      <w:r w:rsidR="00250375" w:rsidRPr="00D45708">
        <w:rPr>
          <w:rFonts w:ascii="Comic Sans MS" w:hAnsi="Comic Sans MS"/>
          <w:sz w:val="22"/>
          <w:szCs w:val="22"/>
        </w:rPr>
        <w:t xml:space="preserve">sis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cai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tsis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raug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saib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.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Kuj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muaj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sab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nrau</w:t>
      </w:r>
      <w:r w:rsidR="00854C90" w:rsidRPr="00D45708">
        <w:rPr>
          <w:rFonts w:ascii="Comic Sans MS" w:hAnsi="Comic Sans MS"/>
          <w:sz w:val="22"/>
          <w:szCs w:val="22"/>
        </w:rPr>
        <w:t>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PHF (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Kws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Pab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Tswv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Yim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Rau </w:t>
      </w:r>
      <w:proofErr w:type="spellStart"/>
      <w:r w:rsidR="00854C90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854C90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Mob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Hauv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Nroog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Fresno)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uas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sib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tham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tus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kheej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.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Lawv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lej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xov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tooj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tau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tshaj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tawm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nyob</w:t>
      </w:r>
      <w:proofErr w:type="spellEnd"/>
      <w:ins w:id="707" w:author="Fong RERHANG" w:date="2021-06-13T17:00:00Z">
        <w:r w:rsidR="006A39CC">
          <w:rPr>
            <w:rFonts w:ascii="Comic Sans MS" w:hAnsi="Comic Sans MS"/>
            <w:sz w:val="22"/>
            <w:szCs w:val="22"/>
          </w:rPr>
          <w:t xml:space="preserve"> </w:t>
        </w:r>
        <w:proofErr w:type="spellStart"/>
        <w:r w:rsidR="006A39CC">
          <w:rPr>
            <w:rFonts w:ascii="Comic Sans MS" w:hAnsi="Comic Sans MS"/>
            <w:sz w:val="22"/>
            <w:szCs w:val="22"/>
          </w:rPr>
          <w:t>ib</w:t>
        </w:r>
        <w:proofErr w:type="spellEnd"/>
        <w:r w:rsidR="006A39CC">
          <w:rPr>
            <w:rFonts w:ascii="Comic Sans MS" w:hAnsi="Comic Sans MS"/>
            <w:sz w:val="22"/>
            <w:szCs w:val="22"/>
          </w:rPr>
          <w:t xml:space="preserve"> </w:t>
        </w:r>
        <w:proofErr w:type="spellStart"/>
        <w:r w:rsidR="006A39CC">
          <w:rPr>
            <w:rFonts w:ascii="Comic Sans MS" w:hAnsi="Comic Sans MS"/>
            <w:sz w:val="22"/>
            <w:szCs w:val="22"/>
          </w:rPr>
          <w:t>ncig</w:t>
        </w:r>
        <w:proofErr w:type="spellEnd"/>
        <w:r w:rsidR="006A39CC">
          <w:rPr>
            <w:rFonts w:ascii="Comic Sans MS" w:hAnsi="Comic Sans MS"/>
            <w:sz w:val="22"/>
            <w:szCs w:val="22"/>
          </w:rPr>
          <w:t xml:space="preserve"> </w:t>
        </w:r>
      </w:ins>
      <w:del w:id="708" w:author="Fong RERHANG" w:date="2021-06-13T17:00:00Z">
        <w:r w:rsidR="00250375" w:rsidRPr="00D45708" w:rsidDel="006A39CC">
          <w:rPr>
            <w:rFonts w:ascii="Comic Sans MS" w:hAnsi="Comic Sans MS"/>
            <w:sz w:val="22"/>
            <w:szCs w:val="22"/>
          </w:rPr>
          <w:delText xml:space="preserve"> </w:delText>
        </w:r>
      </w:del>
      <w:proofErr w:type="spellStart"/>
      <w:r w:rsidR="00250375" w:rsidRPr="00D45708">
        <w:rPr>
          <w:rFonts w:ascii="Comic Sans MS" w:hAnsi="Comic Sans MS"/>
          <w:sz w:val="22"/>
          <w:szCs w:val="22"/>
        </w:rPr>
        <w:t>hauv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PHF.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Peb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kuj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tseem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tuaj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yeem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pab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koj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kom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mus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ntsib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nrog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tus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pab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cuam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Txoj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Cai </w:t>
      </w:r>
      <w:proofErr w:type="spellStart"/>
      <w:r w:rsidR="00051988" w:rsidRPr="00D45708">
        <w:rPr>
          <w:rFonts w:ascii="Comic Sans MS" w:hAnsi="Comic Sans MS"/>
          <w:sz w:val="22"/>
          <w:szCs w:val="22"/>
        </w:rPr>
        <w:t>Ntawm</w:t>
      </w:r>
      <w:proofErr w:type="spellEnd"/>
      <w:r w:rsidR="00051988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Cov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250375" w:rsidRPr="00D45708">
        <w:rPr>
          <w:rFonts w:ascii="Comic Sans MS" w:hAnsi="Comic Sans MS"/>
          <w:sz w:val="22"/>
          <w:szCs w:val="22"/>
        </w:rPr>
        <w:t>Neeg</w:t>
      </w:r>
      <w:proofErr w:type="spellEnd"/>
      <w:r w:rsidR="00250375" w:rsidRPr="00D45708">
        <w:rPr>
          <w:rFonts w:ascii="Comic Sans MS" w:hAnsi="Comic Sans MS"/>
          <w:sz w:val="22"/>
          <w:szCs w:val="22"/>
        </w:rPr>
        <w:t xml:space="preserve"> Mob.</w:t>
      </w:r>
    </w:p>
    <w:p w14:paraId="659491BB" w14:textId="77777777" w:rsidR="00BA1A5C" w:rsidRPr="004978A2" w:rsidRDefault="00BA1A5C" w:rsidP="004978A2">
      <w:pPr>
        <w:pStyle w:val="BodyText"/>
        <w:ind w:left="90" w:right="177"/>
        <w:rPr>
          <w:rFonts w:ascii="Comic Sans MS" w:hAnsi="Comic Sans MS"/>
          <w:sz w:val="14"/>
        </w:rPr>
      </w:pPr>
    </w:p>
    <w:p w14:paraId="0FA7B0E4" w14:textId="77777777" w:rsidR="00F00C90" w:rsidRDefault="00F00C90">
      <w:pPr>
        <w:rPr>
          <w:rFonts w:ascii="Comic Sans MS" w:eastAsia="Arial" w:hAnsi="Comic Sans MS"/>
          <w:color w:val="00007F"/>
          <w:spacing w:val="-5"/>
          <w:w w:val="110"/>
          <w:sz w:val="36"/>
          <w:szCs w:val="40"/>
        </w:rPr>
      </w:pPr>
      <w:r>
        <w:rPr>
          <w:rFonts w:ascii="Comic Sans MS" w:hAnsi="Comic Sans MS"/>
          <w:color w:val="00007F"/>
          <w:spacing w:val="-5"/>
          <w:w w:val="110"/>
          <w:sz w:val="36"/>
        </w:rPr>
        <w:br w:type="page"/>
      </w:r>
    </w:p>
    <w:p w14:paraId="2F39DB45" w14:textId="088B6805" w:rsidR="003D67BE" w:rsidRPr="000F188D" w:rsidRDefault="001969DC" w:rsidP="004978A2">
      <w:pPr>
        <w:pStyle w:val="Heading1"/>
        <w:ind w:left="90" w:right="98"/>
        <w:jc w:val="center"/>
        <w:rPr>
          <w:rFonts w:ascii="Comic Sans MS" w:hAnsi="Comic Sans MS"/>
          <w:color w:val="00007F"/>
          <w:w w:val="110"/>
          <w:sz w:val="36"/>
          <w:szCs w:val="36"/>
        </w:rPr>
      </w:pPr>
      <w:proofErr w:type="spellStart"/>
      <w:r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lastRenderedPageBreak/>
        <w:t>Txhua</w:t>
      </w:r>
      <w:proofErr w:type="spellEnd"/>
      <w:r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 xml:space="preserve"> </w:t>
      </w:r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 xml:space="preserve">Tus </w:t>
      </w:r>
      <w:proofErr w:type="spellStart"/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>ua</w:t>
      </w:r>
      <w:proofErr w:type="spellEnd"/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 xml:space="preserve"> </w:t>
      </w:r>
      <w:proofErr w:type="spellStart"/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>Raws</w:t>
      </w:r>
      <w:proofErr w:type="spellEnd"/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 xml:space="preserve"> Tib </w:t>
      </w:r>
      <w:del w:id="709" w:author="Fong RERHANG" w:date="2021-06-13T17:43:00Z">
        <w:r w:rsidR="00AE3307" w:rsidRPr="000F188D" w:rsidDel="006D158C">
          <w:rPr>
            <w:rFonts w:ascii="Comic Sans MS" w:hAnsi="Comic Sans MS"/>
            <w:color w:val="00007F"/>
            <w:spacing w:val="-5"/>
            <w:w w:val="110"/>
            <w:sz w:val="36"/>
            <w:szCs w:val="36"/>
          </w:rPr>
          <w:delText xml:space="preserve">Txoj </w:delText>
        </w:r>
      </w:del>
      <w:proofErr w:type="spellStart"/>
      <w:ins w:id="710" w:author="Fong RERHANG" w:date="2021-06-13T17:43:00Z">
        <w:r w:rsidR="006D158C">
          <w:rPr>
            <w:rFonts w:ascii="Comic Sans MS" w:hAnsi="Comic Sans MS"/>
            <w:color w:val="00007F"/>
            <w:spacing w:val="-5"/>
            <w:w w:val="110"/>
            <w:sz w:val="36"/>
            <w:szCs w:val="36"/>
          </w:rPr>
          <w:t>Cov</w:t>
        </w:r>
        <w:proofErr w:type="spellEnd"/>
        <w:r w:rsidR="006D158C" w:rsidRPr="000F188D">
          <w:rPr>
            <w:rFonts w:ascii="Comic Sans MS" w:hAnsi="Comic Sans MS"/>
            <w:color w:val="00007F"/>
            <w:spacing w:val="-5"/>
            <w:w w:val="110"/>
            <w:sz w:val="36"/>
            <w:szCs w:val="36"/>
          </w:rPr>
          <w:t xml:space="preserve"> </w:t>
        </w:r>
      </w:ins>
      <w:r w:rsidR="00AE3307" w:rsidRPr="000F188D">
        <w:rPr>
          <w:rFonts w:ascii="Comic Sans MS" w:hAnsi="Comic Sans MS"/>
          <w:color w:val="00007F"/>
          <w:spacing w:val="-5"/>
          <w:w w:val="110"/>
          <w:sz w:val="36"/>
          <w:szCs w:val="36"/>
        </w:rPr>
        <w:t>Cai</w:t>
      </w:r>
    </w:p>
    <w:p w14:paraId="599DA1A2" w14:textId="77777777" w:rsidR="00BA1A5C" w:rsidRPr="004978A2" w:rsidRDefault="00BA1A5C" w:rsidP="00BE4A85">
      <w:pPr>
        <w:pStyle w:val="Heading1"/>
        <w:ind w:left="810" w:right="98" w:hanging="720"/>
        <w:jc w:val="center"/>
        <w:rPr>
          <w:rFonts w:ascii="Comic Sans MS" w:hAnsi="Comic Sans MS"/>
          <w:sz w:val="14"/>
          <w:szCs w:val="16"/>
        </w:rPr>
      </w:pPr>
    </w:p>
    <w:p w14:paraId="0F4EAD34" w14:textId="50BC2156" w:rsidR="003D67BE" w:rsidRPr="00F25D0F" w:rsidRDefault="009E6C34" w:rsidP="003D1941">
      <w:pPr>
        <w:pStyle w:val="BodyText"/>
        <w:numPr>
          <w:ilvl w:val="0"/>
          <w:numId w:val="3"/>
        </w:numPr>
        <w:tabs>
          <w:tab w:val="left" w:pos="552"/>
        </w:tabs>
        <w:ind w:left="810" w:right="108" w:hanging="720"/>
        <w:jc w:val="both"/>
        <w:rPr>
          <w:rFonts w:ascii="Comic Sans MS" w:hAnsi="Comic Sans MS"/>
          <w:sz w:val="20"/>
          <w:szCs w:val="20"/>
        </w:rPr>
      </w:pPr>
      <w:proofErr w:type="spellStart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Tsi</w:t>
      </w:r>
      <w:r w:rsidR="00E935B6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s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421A3D" w:rsidRPr="00F25D0F">
        <w:rPr>
          <w:rFonts w:ascii="Comic Sans MS" w:hAnsi="Comic Sans MS" w:cs="Arial"/>
          <w:color w:val="FF0000"/>
          <w:w w:val="110"/>
          <w:sz w:val="20"/>
          <w:szCs w:val="20"/>
        </w:rPr>
        <w:t>Dhau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.</w:t>
      </w:r>
      <w:r w:rsidR="0046259F" w:rsidRPr="00F25D0F">
        <w:rPr>
          <w:rFonts w:ascii="Comic Sans MS" w:hAnsi="Comic Sans MS"/>
          <w:color w:val="000000"/>
          <w:spacing w:val="1"/>
          <w:w w:val="110"/>
          <w:sz w:val="20"/>
          <w:szCs w:val="20"/>
        </w:rPr>
        <w:t xml:space="preserve"> </w:t>
      </w:r>
      <w:del w:id="711" w:author="Fong RERHANG" w:date="2021-06-13T17:46:00Z">
        <w:r w:rsidR="0046259F" w:rsidRPr="00F25D0F" w:rsidDel="006D158C">
          <w:rPr>
            <w:rFonts w:ascii="Comic Sans MS" w:hAnsi="Comic Sans MS"/>
            <w:color w:val="000000"/>
            <w:spacing w:val="1"/>
            <w:w w:val="110"/>
            <w:sz w:val="20"/>
            <w:szCs w:val="20"/>
          </w:rPr>
          <w:delText>Ntawm</w:delText>
        </w:r>
        <w:r w:rsidR="001969DC" w:rsidRPr="00F25D0F" w:rsidDel="006D158C">
          <w:rPr>
            <w:rFonts w:ascii="Comic Sans MS" w:hAnsi="Comic Sans MS"/>
            <w:color w:val="000000"/>
            <w:w w:val="110"/>
            <w:sz w:val="20"/>
            <w:szCs w:val="20"/>
          </w:rPr>
          <w:delText xml:space="preserve"> </w:delText>
        </w:r>
      </w:del>
      <w:proofErr w:type="spellStart"/>
      <w:ins w:id="712" w:author="Fong RERHANG" w:date="2021-06-13T17:47:00Z">
        <w:r w:rsidR="006D158C">
          <w:rPr>
            <w:rFonts w:ascii="Comic Sans MS" w:hAnsi="Comic Sans MS"/>
            <w:color w:val="000000"/>
            <w:w w:val="110"/>
            <w:sz w:val="20"/>
            <w:szCs w:val="20"/>
          </w:rPr>
          <w:t>T</w:t>
        </w:r>
      </w:ins>
      <w:del w:id="713" w:author="Fong RERHANG" w:date="2021-06-13T17:47:00Z">
        <w:r w:rsidR="001969DC" w:rsidRPr="00F25D0F" w:rsidDel="006D158C">
          <w:rPr>
            <w:rFonts w:ascii="Comic Sans MS" w:hAnsi="Comic Sans MS"/>
            <w:color w:val="000000"/>
            <w:w w:val="110"/>
            <w:sz w:val="20"/>
            <w:szCs w:val="20"/>
          </w:rPr>
          <w:delText>t</w:delText>
        </w:r>
      </w:del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sis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ntawv</w:t>
      </w:r>
      <w:proofErr w:type="spellEnd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>laj</w:t>
      </w:r>
      <w:proofErr w:type="spellEnd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>thawj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hla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mus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AC4346" w:rsidRPr="00F25D0F">
        <w:rPr>
          <w:rFonts w:ascii="Comic Sans MS" w:hAnsi="Comic Sans MS"/>
          <w:color w:val="000000"/>
          <w:w w:val="110"/>
          <w:sz w:val="20"/>
          <w:szCs w:val="20"/>
        </w:rPr>
        <w:t>qho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qho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,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dua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li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hauj</w:t>
      </w:r>
      <w:proofErr w:type="spellEnd"/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npaj</w:t>
      </w:r>
      <w:proofErr w:type="spellEnd"/>
      <w:ins w:id="714" w:author="Fong RERHANG" w:date="2021-06-13T17:49:00Z">
        <w:r w:rsidR="006D158C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</w:ins>
      <w:del w:id="715" w:author="Fong RERHANG" w:date="2021-06-13T17:49:00Z">
        <w:r w:rsidR="001969DC" w:rsidRPr="00F25D0F" w:rsidDel="006D158C">
          <w:rPr>
            <w:rFonts w:ascii="Comic Sans MS" w:hAnsi="Comic Sans MS"/>
            <w:color w:val="000000"/>
            <w:w w:val="110"/>
            <w:sz w:val="20"/>
            <w:szCs w:val="20"/>
          </w:rPr>
          <w:delText>-</w:delText>
        </w:r>
      </w:del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kho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mob los</w:t>
      </w:r>
      <w:r w:rsidR="00CA28F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sis teem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caij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sib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ntsib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raws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cai</w:t>
      </w:r>
      <w:proofErr w:type="spellEnd"/>
      <w:r w:rsidR="001969DC" w:rsidRPr="00F25D0F">
        <w:rPr>
          <w:rFonts w:ascii="Comic Sans MS" w:hAnsi="Comic Sans MS"/>
          <w:color w:val="000000"/>
          <w:w w:val="110"/>
          <w:sz w:val="20"/>
          <w:szCs w:val="20"/>
        </w:rPr>
        <w:t>.</w:t>
      </w:r>
    </w:p>
    <w:p w14:paraId="58576633" w14:textId="54502415" w:rsidR="003D67BE" w:rsidRPr="00F25D0F" w:rsidRDefault="00F92698" w:rsidP="003D1941">
      <w:pPr>
        <w:pStyle w:val="BodyText"/>
        <w:numPr>
          <w:ilvl w:val="0"/>
          <w:numId w:val="3"/>
        </w:numPr>
        <w:tabs>
          <w:tab w:val="left" w:pos="551"/>
        </w:tabs>
        <w:spacing w:before="48" w:line="283" w:lineRule="auto"/>
        <w:ind w:left="810" w:right="108" w:hanging="720"/>
        <w:jc w:val="both"/>
        <w:rPr>
          <w:rFonts w:ascii="Comic Sans MS" w:hAnsi="Comic Sans MS"/>
          <w:sz w:val="20"/>
          <w:szCs w:val="20"/>
        </w:rPr>
      </w:pPr>
      <w:proofErr w:type="spellStart"/>
      <w:r w:rsidRPr="00F25D0F">
        <w:rPr>
          <w:rFonts w:ascii="Comic Sans MS" w:hAnsi="Comic Sans MS" w:cs="Arial"/>
          <w:color w:val="FF0000"/>
          <w:spacing w:val="-4"/>
          <w:w w:val="115"/>
          <w:sz w:val="20"/>
          <w:szCs w:val="20"/>
        </w:rPr>
        <w:t>Tsi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Khaws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color w:val="FF0000"/>
          <w:w w:val="115"/>
          <w:sz w:val="20"/>
          <w:szCs w:val="20"/>
        </w:rPr>
        <w:t>Cov</w:t>
      </w:r>
      <w:proofErr w:type="spellEnd"/>
      <w:r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Noj</w:t>
      </w:r>
      <w:proofErr w:type="spellEnd"/>
      <w:r w:rsidR="001969DC" w:rsidRPr="00F25D0F">
        <w:rPr>
          <w:rFonts w:ascii="Comic Sans MS" w:hAnsi="Comic Sans MS"/>
          <w:color w:val="FF0000"/>
          <w:w w:val="115"/>
          <w:sz w:val="20"/>
          <w:szCs w:val="20"/>
        </w:rPr>
        <w:t>.</w:t>
      </w:r>
      <w:r w:rsidR="00AC4FC5" w:rsidRPr="00F25D0F">
        <w:rPr>
          <w:rFonts w:ascii="Comic Sans MS" w:hAnsi="Comic Sans MS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tsev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los</w:t>
      </w:r>
      <w:r w:rsidR="003D1941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sis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lwm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tus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pub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qhov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chaw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.</w:t>
      </w:r>
      <w:r w:rsidR="003D1941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Vim </w:t>
      </w:r>
      <w:proofErr w:type="spellStart"/>
      <w:ins w:id="716" w:author="Fong RERHANG" w:date="2021-06-13T17:50:00Z">
        <w:r w:rsidR="006D158C">
          <w:rPr>
            <w:rFonts w:ascii="Comic Sans MS" w:hAnsi="Comic Sans MS"/>
            <w:w w:val="110"/>
            <w:sz w:val="20"/>
            <w:szCs w:val="20"/>
          </w:rPr>
          <w:t>rau</w:t>
        </w:r>
        <w:proofErr w:type="spellEnd"/>
        <w:r w:rsidR="006D158C">
          <w:rPr>
            <w:rFonts w:ascii="Comic Sans MS" w:hAnsi="Comic Sans MS"/>
            <w:w w:val="110"/>
            <w:sz w:val="20"/>
            <w:szCs w:val="20"/>
          </w:rPr>
          <w:t xml:space="preserve"> </w:t>
        </w:r>
      </w:ins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kev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nyab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xeeb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,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hauj</w:t>
      </w:r>
      <w:proofErr w:type="spellEnd"/>
      <w:r w:rsidR="003D1941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lwm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soj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ntsuam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seb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tsev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los</w:t>
      </w:r>
      <w:r w:rsidR="003D1941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sis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lwm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tus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twg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nqa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mus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lub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chaw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thiab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tshem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tawm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qho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twg</w:t>
      </w:r>
      <w:proofErr w:type="spellEnd"/>
      <w:ins w:id="717" w:author="Fong RERHANG" w:date="2021-06-13T17:52:00Z">
        <w:r w:rsidR="006D158C">
          <w:rPr>
            <w:rFonts w:ascii="Comic Sans MS" w:hAnsi="Comic Sans MS"/>
            <w:w w:val="110"/>
            <w:sz w:val="20"/>
            <w:szCs w:val="20"/>
          </w:rPr>
          <w:t xml:space="preserve"> mus</w:t>
        </w:r>
      </w:ins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.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yuav</w:t>
      </w:r>
      <w:proofErr w:type="spellEnd"/>
      <w:ins w:id="718" w:author="Fong RERHANG" w:date="2021-06-13T17:53:00Z">
        <w:r w:rsidR="006D158C">
          <w:rPr>
            <w:rFonts w:ascii="Comic Sans MS" w:hAnsi="Comic Sans MS"/>
            <w:w w:val="110"/>
            <w:sz w:val="20"/>
            <w:szCs w:val="20"/>
          </w:rPr>
          <w:t xml:space="preserve"> </w:t>
        </w:r>
        <w:proofErr w:type="spellStart"/>
        <w:r w:rsidR="006D158C">
          <w:rPr>
            <w:rFonts w:ascii="Comic Sans MS" w:hAnsi="Comic Sans MS"/>
            <w:w w:val="110"/>
            <w:sz w:val="20"/>
            <w:szCs w:val="20"/>
          </w:rPr>
          <w:t>raug</w:t>
        </w:r>
      </w:ins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ins w:id="719" w:author="Fong RERHANG" w:date="2021-06-13T17:52:00Z">
        <w:r w:rsidR="006D158C">
          <w:rPr>
            <w:rFonts w:ascii="Comic Sans MS" w:hAnsi="Comic Sans MS"/>
            <w:w w:val="110"/>
            <w:sz w:val="20"/>
            <w:szCs w:val="20"/>
          </w:rPr>
          <w:t>TSIS</w:t>
        </w:r>
      </w:ins>
      <w:del w:id="720" w:author="Fong RERHANG" w:date="2021-06-13T17:52:00Z">
        <w:r w:rsidR="001969DC" w:rsidRPr="00F25D0F" w:rsidDel="006D158C">
          <w:rPr>
            <w:rFonts w:ascii="Comic Sans MS" w:hAnsi="Comic Sans MS"/>
            <w:w w:val="110"/>
            <w:sz w:val="20"/>
            <w:szCs w:val="20"/>
          </w:rPr>
          <w:delText>tsis</w:delText>
        </w:r>
      </w:del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tso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cai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qho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nyob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Tus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Kws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Saib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Xyuas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ins w:id="721" w:author="Fong RERHANG" w:date="2021-06-13T17:53:00Z">
        <w:r w:rsidR="00DB243F">
          <w:rPr>
            <w:rFonts w:ascii="Comic Sans MS" w:hAnsi="Comic Sans MS"/>
            <w:w w:val="110"/>
            <w:sz w:val="20"/>
            <w:szCs w:val="20"/>
          </w:rPr>
          <w:t>qhov</w:t>
        </w:r>
        <w:proofErr w:type="spellEnd"/>
        <w:r w:rsidR="00DB243F">
          <w:rPr>
            <w:rFonts w:ascii="Comic Sans MS" w:hAnsi="Comic Sans MS"/>
            <w:w w:val="110"/>
            <w:sz w:val="20"/>
            <w:szCs w:val="20"/>
          </w:rPr>
          <w:t xml:space="preserve"> </w:t>
        </w:r>
      </w:ins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Chaw </w:t>
      </w:r>
      <w:del w:id="722" w:author="Fong RERHANG" w:date="2021-06-13T17:53:00Z">
        <w:r w:rsidR="001969DC" w:rsidRPr="00F25D0F" w:rsidDel="00DB243F">
          <w:rPr>
            <w:rFonts w:ascii="Comic Sans MS" w:hAnsi="Comic Sans MS"/>
            <w:w w:val="110"/>
            <w:sz w:val="20"/>
            <w:szCs w:val="20"/>
          </w:rPr>
          <w:delText xml:space="preserve">Nres Tsheb </w:delText>
        </w:r>
      </w:del>
      <w:r w:rsidR="001969DC" w:rsidRPr="00F25D0F">
        <w:rPr>
          <w:rFonts w:ascii="Comic Sans MS" w:hAnsi="Comic Sans MS"/>
          <w:w w:val="110"/>
          <w:sz w:val="20"/>
          <w:szCs w:val="20"/>
        </w:rPr>
        <w:t>los</w:t>
      </w:r>
      <w:r w:rsidR="003D1941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sis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nyob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chav.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0"/>
          <w:sz w:val="20"/>
          <w:szCs w:val="20"/>
        </w:rPr>
        <w:t>qhov</w:t>
      </w:r>
      <w:proofErr w:type="spellEnd"/>
      <w:r w:rsidR="001969DC" w:rsidRPr="00F25D0F">
        <w:rPr>
          <w:rFonts w:ascii="Comic Sans MS" w:hAnsi="Comic Sans MS"/>
          <w:w w:val="110"/>
          <w:sz w:val="20"/>
          <w:szCs w:val="20"/>
        </w:rPr>
        <w:t xml:space="preserve"> </w:t>
      </w:r>
      <w:ins w:id="723" w:author="Fong RERHANG" w:date="2021-06-13T17:56:00Z">
        <w:r w:rsidR="00DB243F">
          <w:rPr>
            <w:rFonts w:ascii="Comic Sans MS" w:hAnsi="Comic Sans MS"/>
            <w:w w:val="110"/>
            <w:sz w:val="20"/>
            <w:szCs w:val="20"/>
          </w:rPr>
          <w:t xml:space="preserve">pub </w:t>
        </w:r>
        <w:proofErr w:type="spellStart"/>
        <w:r w:rsidR="00DB243F">
          <w:rPr>
            <w:rFonts w:ascii="Comic Sans MS" w:hAnsi="Comic Sans MS"/>
            <w:w w:val="110"/>
            <w:sz w:val="20"/>
            <w:szCs w:val="20"/>
          </w:rPr>
          <w:t>ua</w:t>
        </w:r>
        <w:proofErr w:type="spellEnd"/>
        <w:r w:rsidR="00DB243F">
          <w:rPr>
            <w:rFonts w:ascii="Comic Sans MS" w:hAnsi="Comic Sans MS"/>
            <w:w w:val="110"/>
            <w:sz w:val="20"/>
            <w:szCs w:val="20"/>
          </w:rPr>
          <w:t>.</w:t>
        </w:r>
      </w:ins>
      <w:del w:id="724" w:author="Fong RERHANG" w:date="2021-06-13T17:56:00Z">
        <w:r w:rsidR="001969DC" w:rsidRPr="00F25D0F" w:rsidDel="00DB243F">
          <w:rPr>
            <w:rFonts w:ascii="Comic Sans MS" w:hAnsi="Comic Sans MS"/>
            <w:w w:val="110"/>
            <w:sz w:val="20"/>
            <w:szCs w:val="20"/>
          </w:rPr>
          <w:delText>tshwj xeeb</w:delText>
        </w:r>
      </w:del>
      <w:r w:rsidR="001969DC" w:rsidRPr="00F25D0F">
        <w:rPr>
          <w:rFonts w:ascii="Comic Sans MS" w:hAnsi="Comic Sans MS"/>
          <w:w w:val="110"/>
          <w:sz w:val="20"/>
          <w:szCs w:val="20"/>
        </w:rPr>
        <w:t>.</w:t>
      </w:r>
    </w:p>
    <w:p w14:paraId="2BF8A937" w14:textId="3B8799D1" w:rsidR="003D67BE" w:rsidRPr="00F25D0F" w:rsidRDefault="0090672D" w:rsidP="00BE4A85">
      <w:pPr>
        <w:pStyle w:val="BodyText"/>
        <w:numPr>
          <w:ilvl w:val="0"/>
          <w:numId w:val="3"/>
        </w:numPr>
        <w:tabs>
          <w:tab w:val="left" w:pos="551"/>
        </w:tabs>
        <w:ind w:left="810" w:hanging="720"/>
        <w:rPr>
          <w:rFonts w:ascii="Comic Sans MS" w:hAnsi="Comic Sans MS"/>
          <w:sz w:val="20"/>
          <w:szCs w:val="20"/>
        </w:rPr>
      </w:pPr>
      <w:bookmarkStart w:id="725" w:name="_Hlk505843213"/>
      <w:r w:rsidRPr="00F25D0F">
        <w:rPr>
          <w:rFonts w:ascii="Comic Sans MS" w:hAnsi="Comic Sans MS" w:cs="Arial"/>
          <w:color w:val="FF0000"/>
          <w:spacing w:val="-2"/>
          <w:w w:val="110"/>
          <w:sz w:val="20"/>
          <w:szCs w:val="20"/>
        </w:rPr>
        <w:t xml:space="preserve">Tus </w:t>
      </w:r>
      <w:proofErr w:type="spellStart"/>
      <w:r w:rsidRPr="00F25D0F">
        <w:rPr>
          <w:rFonts w:ascii="Comic Sans MS" w:hAnsi="Comic Sans MS" w:cs="Arial"/>
          <w:color w:val="FF0000"/>
          <w:spacing w:val="-2"/>
          <w:w w:val="110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tau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18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xyoo</w:t>
      </w:r>
      <w:proofErr w:type="spellEnd"/>
      <w:r w:rsidR="00331831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tsis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raug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tso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cai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="005E146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PHF.</w:t>
      </w:r>
    </w:p>
    <w:bookmarkEnd w:id="725"/>
    <w:p w14:paraId="7D807207" w14:textId="281B28AC" w:rsidR="003D67BE" w:rsidRPr="00F25D0F" w:rsidRDefault="00890F0B" w:rsidP="00890F0B">
      <w:pPr>
        <w:pStyle w:val="BodyText"/>
        <w:numPr>
          <w:ilvl w:val="0"/>
          <w:numId w:val="3"/>
        </w:numPr>
        <w:tabs>
          <w:tab w:val="left" w:pos="551"/>
        </w:tabs>
        <w:spacing w:before="48" w:line="281" w:lineRule="auto"/>
        <w:ind w:left="810" w:right="110" w:hanging="720"/>
        <w:jc w:val="both"/>
        <w:rPr>
          <w:rFonts w:ascii="Comic Sans MS" w:hAnsi="Comic Sans MS"/>
          <w:sz w:val="20"/>
          <w:szCs w:val="20"/>
        </w:rPr>
      </w:pPr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 xml:space="preserve">Tag </w:t>
      </w:r>
      <w:proofErr w:type="spellStart"/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>Nrog</w:t>
      </w:r>
      <w:proofErr w:type="spellEnd"/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tuaj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saib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tsum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nqa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daim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npav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ID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thiab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kos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npe</w:t>
      </w:r>
      <w:proofErr w:type="spellEnd"/>
      <w:r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ntaub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ntawv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nkag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mus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xyuas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raws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li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5"/>
          <w:sz w:val="20"/>
          <w:szCs w:val="20"/>
        </w:rPr>
        <w:t>kev</w:t>
      </w:r>
      <w:proofErr w:type="spellEnd"/>
      <w:r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5"/>
          <w:sz w:val="20"/>
          <w:szCs w:val="20"/>
        </w:rPr>
        <w:t>nyab</w:t>
      </w:r>
      <w:proofErr w:type="spellEnd"/>
      <w:r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5"/>
          <w:sz w:val="20"/>
          <w:szCs w:val="20"/>
        </w:rPr>
        <w:t>xeeb</w:t>
      </w:r>
      <w:proofErr w:type="spellEnd"/>
      <w:r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txoj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ca</w:t>
      </w:r>
      <w:r w:rsidRPr="00F25D0F">
        <w:rPr>
          <w:rFonts w:ascii="Comic Sans MS" w:hAnsi="Comic Sans MS"/>
          <w:color w:val="000000"/>
          <w:w w:val="115"/>
          <w:sz w:val="20"/>
          <w:szCs w:val="20"/>
        </w:rPr>
        <w:t>i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.</w:t>
      </w:r>
      <w:r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neeg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hauj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lwm</w:t>
      </w:r>
      <w:proofErr w:type="spellEnd"/>
      <w:ins w:id="726" w:author="Fong RERHANG" w:date="2021-06-13T18:02:00Z">
        <w:r w:rsidR="00DB243F">
          <w:rPr>
            <w:rFonts w:ascii="Comic Sans MS" w:hAnsi="Comic Sans MS"/>
            <w:w w:val="115"/>
            <w:sz w:val="20"/>
            <w:szCs w:val="20"/>
          </w:rPr>
          <w:t xml:space="preserve"> Central Star</w:t>
        </w:r>
      </w:ins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xaus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mus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ntsib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lub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sij</w:t>
      </w:r>
      <w:proofErr w:type="spellEnd"/>
      <w:r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hawm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twg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los tau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yog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tias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ib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tus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qhua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cuam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tshuam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,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kev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nyab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xeeb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los</w:t>
      </w:r>
      <w:r w:rsidRPr="00F25D0F">
        <w:rPr>
          <w:rFonts w:ascii="Comic Sans MS" w:hAnsi="Comic Sans MS"/>
          <w:w w:val="115"/>
          <w:sz w:val="20"/>
          <w:szCs w:val="20"/>
        </w:rPr>
        <w:t xml:space="preserve"> </w:t>
      </w:r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sis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tsis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ua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raws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li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txoj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w w:val="115"/>
          <w:sz w:val="20"/>
          <w:szCs w:val="20"/>
        </w:rPr>
        <w:t>cai</w:t>
      </w:r>
      <w:proofErr w:type="spellEnd"/>
      <w:r w:rsidR="001969DC" w:rsidRPr="00F25D0F">
        <w:rPr>
          <w:rFonts w:ascii="Comic Sans MS" w:hAnsi="Comic Sans MS"/>
          <w:w w:val="115"/>
          <w:sz w:val="20"/>
          <w:szCs w:val="20"/>
        </w:rPr>
        <w:t>.</w:t>
      </w:r>
    </w:p>
    <w:p w14:paraId="43A36895" w14:textId="6FE2D59E" w:rsidR="003D67BE" w:rsidRPr="00F25D0F" w:rsidRDefault="00CE04ED" w:rsidP="008C1E96">
      <w:pPr>
        <w:pStyle w:val="BodyText"/>
        <w:numPr>
          <w:ilvl w:val="0"/>
          <w:numId w:val="3"/>
        </w:numPr>
        <w:tabs>
          <w:tab w:val="left" w:pos="552"/>
        </w:tabs>
        <w:spacing w:line="281" w:lineRule="auto"/>
        <w:ind w:left="810" w:right="109" w:hanging="720"/>
        <w:jc w:val="both"/>
        <w:rPr>
          <w:rFonts w:ascii="Comic Sans MS" w:hAnsi="Comic Sans MS"/>
          <w:sz w:val="20"/>
          <w:szCs w:val="20"/>
        </w:rPr>
      </w:pPr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 xml:space="preserve">Tag </w:t>
      </w:r>
      <w:proofErr w:type="spellStart"/>
      <w:r w:rsidRPr="00F25D0F">
        <w:rPr>
          <w:rFonts w:ascii="Comic Sans MS" w:hAnsi="Comic Sans MS" w:cs="Arial"/>
          <w:color w:val="FF0000"/>
          <w:spacing w:val="-5"/>
          <w:w w:val="115"/>
          <w:sz w:val="20"/>
          <w:szCs w:val="20"/>
        </w:rPr>
        <w:t>nrog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siv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tu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cev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yuav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tsum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khaws</w:t>
      </w:r>
      <w:proofErr w:type="spellEnd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5"/>
          <w:sz w:val="20"/>
          <w:szCs w:val="20"/>
        </w:rPr>
        <w:t>cia</w:t>
      </w:r>
      <w:proofErr w:type="spellEnd"/>
      <w:r w:rsidR="008C1E96" w:rsidRPr="00F25D0F">
        <w:rPr>
          <w:rFonts w:ascii="Comic Sans MS" w:hAnsi="Comic Sans MS" w:cs="Arial"/>
          <w:color w:val="FF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lub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thawv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tshuaj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ntxuav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thiab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TSIS </w:t>
      </w:r>
      <w:ins w:id="727" w:author="Fong RERHANG" w:date="2021-06-13T18:05:00Z">
        <w:r w:rsidR="00950EF0">
          <w:rPr>
            <w:rFonts w:ascii="Comic Sans MS" w:hAnsi="Comic Sans MS"/>
            <w:color w:val="000000"/>
            <w:w w:val="115"/>
            <w:sz w:val="20"/>
            <w:szCs w:val="20"/>
          </w:rPr>
          <w:t xml:space="preserve">pub </w:t>
        </w:r>
      </w:ins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muaj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cov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khoom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tu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cev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raug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tso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cai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hauv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>koj</w:t>
      </w:r>
      <w:proofErr w:type="spellEnd"/>
      <w:r w:rsidR="001969DC" w:rsidRPr="00F25D0F">
        <w:rPr>
          <w:rFonts w:ascii="Comic Sans MS" w:hAnsi="Comic Sans MS"/>
          <w:color w:val="000000"/>
          <w:w w:val="115"/>
          <w:sz w:val="20"/>
          <w:szCs w:val="20"/>
        </w:rPr>
        <w:t xml:space="preserve"> chav.</w:t>
      </w:r>
    </w:p>
    <w:p w14:paraId="6EF007A6" w14:textId="243B0346" w:rsidR="0082372A" w:rsidRPr="00F25D0F" w:rsidRDefault="005E146A" w:rsidP="008E4F6D">
      <w:pPr>
        <w:pStyle w:val="BodyText"/>
        <w:numPr>
          <w:ilvl w:val="0"/>
          <w:numId w:val="3"/>
        </w:numPr>
        <w:tabs>
          <w:tab w:val="left" w:pos="552"/>
        </w:tabs>
        <w:spacing w:line="282" w:lineRule="auto"/>
        <w:ind w:left="810" w:right="108" w:hanging="720"/>
        <w:jc w:val="both"/>
        <w:rPr>
          <w:rFonts w:ascii="Comic Sans MS" w:hAnsi="Comic Sans MS"/>
          <w:sz w:val="20"/>
          <w:szCs w:val="20"/>
        </w:rPr>
      </w:pP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Koj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yuav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muaj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sij</w:t>
      </w:r>
      <w:proofErr w:type="spellEnd"/>
      <w:r w:rsidR="006F45E4"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hawm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los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siv</w:t>
      </w:r>
      <w:proofErr w:type="spellEnd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 w:cs="Arial"/>
          <w:spacing w:val="-3"/>
          <w:w w:val="110"/>
          <w:sz w:val="20"/>
          <w:szCs w:val="20"/>
        </w:rPr>
        <w:t>cov</w:t>
      </w:r>
      <w:proofErr w:type="spellEnd"/>
      <w:r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xov</w:t>
      </w:r>
      <w:proofErr w:type="spellEnd"/>
      <w:r w:rsidR="006F45E4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tooj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txhua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hnub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rau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lub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sij</w:t>
      </w:r>
      <w:proofErr w:type="spellEnd"/>
      <w:r w:rsidR="006F45E4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hawm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 w:cs="Arial"/>
          <w:color w:val="FF0000"/>
          <w:w w:val="110"/>
          <w:sz w:val="20"/>
          <w:szCs w:val="20"/>
        </w:rPr>
        <w:t>uas</w:t>
      </w:r>
      <w:proofErr w:type="spellEnd"/>
      <w:r w:rsidR="006F45E4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tsim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 xml:space="preserve"> </w:t>
      </w:r>
      <w:proofErr w:type="spellStart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nyog</w:t>
      </w:r>
      <w:proofErr w:type="spellEnd"/>
      <w:r w:rsidR="001969DC" w:rsidRPr="00F25D0F">
        <w:rPr>
          <w:rFonts w:ascii="Comic Sans MS" w:hAnsi="Comic Sans MS" w:cs="Arial"/>
          <w:color w:val="FF0000"/>
          <w:w w:val="110"/>
          <w:sz w:val="20"/>
          <w:szCs w:val="20"/>
        </w:rPr>
        <w:t>.</w:t>
      </w:r>
      <w:ins w:id="728" w:author="Fong RERHANG" w:date="2021-06-13T18:13:00Z">
        <w:r w:rsidR="001A0517">
          <w:rPr>
            <w:rFonts w:ascii="Comic Sans MS" w:hAnsi="Comic Sans MS" w:cs="Arial"/>
            <w:color w:val="FF0000"/>
            <w:w w:val="110"/>
            <w:sz w:val="20"/>
            <w:szCs w:val="20"/>
          </w:rPr>
          <w:t xml:space="preserve"> </w:t>
        </w:r>
      </w:ins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ins w:id="729" w:author="Fong RERHANG" w:date="2021-06-13T18:13:00Z"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>Kws</w:t>
        </w:r>
        <w:proofErr w:type="spellEnd"/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</w:ins>
      <w:proofErr w:type="spellStart"/>
      <w:ins w:id="730" w:author="Fong RERHANG" w:date="2021-06-13T18:14:00Z"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>Pab</w:t>
        </w:r>
        <w:proofErr w:type="spellEnd"/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</w:ins>
      <w:del w:id="731" w:author="Fong RERHANG" w:date="2021-06-13T18:14:00Z">
        <w:r w:rsidRPr="00F25D0F" w:rsidDel="001A0517">
          <w:rPr>
            <w:rFonts w:ascii="Comic Sans MS" w:hAnsi="Comic Sans MS"/>
            <w:color w:val="000000"/>
            <w:w w:val="110"/>
            <w:sz w:val="20"/>
            <w:szCs w:val="20"/>
          </w:rPr>
          <w:delText xml:space="preserve">Hluas Pab </w:delText>
        </w:r>
      </w:del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Tswv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Yim</w:t>
      </w:r>
      <w:proofErr w:type="spellEnd"/>
      <w:ins w:id="732" w:author="Fong RERHANG" w:date="2021-06-13T18:14:00Z"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  <w:proofErr w:type="spellStart"/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>Cov</w:t>
        </w:r>
        <w:proofErr w:type="spellEnd"/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  <w:proofErr w:type="spellStart"/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>Hluas</w:t>
        </w:r>
      </w:ins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yuav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piav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qhia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tias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tuaj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yeem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nug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li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cas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ins w:id="733" w:author="Fong RERHANG" w:date="2021-06-13T18:14:00Z"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>tham</w:t>
        </w:r>
      </w:ins>
      <w:proofErr w:type="spellEnd"/>
      <w:del w:id="734" w:author="Fong RERHANG" w:date="2021-06-13T18:14:00Z">
        <w:r w:rsidRPr="00F25D0F" w:rsidDel="001A0517">
          <w:rPr>
            <w:rFonts w:ascii="Comic Sans MS" w:hAnsi="Comic Sans MS"/>
            <w:color w:val="000000"/>
            <w:w w:val="110"/>
            <w:sz w:val="20"/>
            <w:szCs w:val="20"/>
          </w:rPr>
          <w:delText>hauv</w:delText>
        </w:r>
      </w:del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xov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tooj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thiab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yuav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li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cas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thiaj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nkag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tau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hauv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tus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xov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tooj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siv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xov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tooj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. </w:t>
      </w:r>
      <w:del w:id="735" w:author="Fong RERHANG" w:date="2021-06-13T18:15:00Z">
        <w:r w:rsidRPr="00F25D0F" w:rsidDel="001A0517">
          <w:rPr>
            <w:rFonts w:ascii="Comic Sans MS" w:hAnsi="Comic Sans MS"/>
            <w:color w:val="000000"/>
            <w:w w:val="110"/>
            <w:sz w:val="20"/>
            <w:szCs w:val="20"/>
          </w:rPr>
          <w:delText>Nws tsis</w:delText>
        </w:r>
      </w:del>
      <w:proofErr w:type="spellStart"/>
      <w:ins w:id="736" w:author="Fong RERHANG" w:date="2021-06-13T18:15:00Z"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>Tsis</w:t>
        </w:r>
        <w:proofErr w:type="spellEnd"/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pub</w:t>
        </w:r>
      </w:ins>
      <w:del w:id="737" w:author="Fong RERHANG" w:date="2021-06-13T18:15:00Z">
        <w:r w:rsidRPr="00F25D0F" w:rsidDel="001A0517">
          <w:rPr>
            <w:rFonts w:ascii="Comic Sans MS" w:hAnsi="Comic Sans MS"/>
            <w:color w:val="000000"/>
            <w:w w:val="110"/>
            <w:sz w:val="20"/>
            <w:szCs w:val="20"/>
          </w:rPr>
          <w:delText xml:space="preserve"> muaj</w:delText>
        </w:r>
      </w:del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hu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xov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Pr="00F25D0F">
        <w:rPr>
          <w:rFonts w:ascii="Comic Sans MS" w:hAnsi="Comic Sans MS"/>
          <w:color w:val="000000"/>
          <w:w w:val="110"/>
          <w:sz w:val="20"/>
          <w:szCs w:val="20"/>
        </w:rPr>
        <w:t>too</w:t>
      </w:r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>j</w:t>
      </w:r>
      <w:proofErr w:type="spellEnd"/>
      <w:ins w:id="738" w:author="Fong RERHANG" w:date="2021-06-13T18:15:00Z"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  <w:proofErr w:type="spellStart"/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>nrog</w:t>
        </w:r>
      </w:ins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ins w:id="739" w:author="Fong RERHANG" w:date="2021-06-13T18:16:00Z"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>cov</w:t>
        </w:r>
        <w:proofErr w:type="spellEnd"/>
        <w:r w:rsidR="001A0517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</w:ins>
      <w:proofErr w:type="spellStart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>pab</w:t>
      </w:r>
      <w:proofErr w:type="spellEnd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6F45E4" w:rsidRPr="00F25D0F">
        <w:rPr>
          <w:rFonts w:ascii="Comic Sans MS" w:hAnsi="Comic Sans MS"/>
          <w:color w:val="000000"/>
          <w:w w:val="110"/>
          <w:sz w:val="20"/>
          <w:szCs w:val="20"/>
        </w:rPr>
        <w:t>pawg</w:t>
      </w:r>
      <w:proofErr w:type="spellEnd"/>
      <w:r w:rsidRPr="00F25D0F">
        <w:rPr>
          <w:rFonts w:ascii="Comic Sans MS" w:hAnsi="Comic Sans MS"/>
          <w:color w:val="000000"/>
          <w:w w:val="110"/>
          <w:sz w:val="20"/>
          <w:szCs w:val="20"/>
        </w:rPr>
        <w:t>.</w:t>
      </w:r>
    </w:p>
    <w:p w14:paraId="09625E40" w14:textId="2C5B4ABA" w:rsidR="0082372A" w:rsidRPr="00F25D0F" w:rsidRDefault="001A0517" w:rsidP="00321310">
      <w:pPr>
        <w:pStyle w:val="BodyText"/>
        <w:numPr>
          <w:ilvl w:val="0"/>
          <w:numId w:val="3"/>
        </w:numPr>
        <w:tabs>
          <w:tab w:val="left" w:pos="552"/>
        </w:tabs>
        <w:spacing w:line="282" w:lineRule="auto"/>
        <w:ind w:left="810" w:right="108" w:hanging="720"/>
        <w:jc w:val="both"/>
        <w:rPr>
          <w:rFonts w:ascii="Comic Sans MS" w:hAnsi="Comic Sans MS"/>
          <w:sz w:val="20"/>
          <w:szCs w:val="20"/>
        </w:rPr>
      </w:pPr>
      <w:proofErr w:type="spellStart"/>
      <w:ins w:id="740" w:author="Fong RERHANG" w:date="2021-06-13T18:16:00Z">
        <w:r w:rsidRPr="00F25D0F">
          <w:rPr>
            <w:rFonts w:ascii="Comic Sans MS" w:hAnsi="Comic Sans MS" w:cs="Arial"/>
            <w:color w:val="FF0000"/>
            <w:spacing w:val="-3"/>
            <w:w w:val="110"/>
            <w:sz w:val="20"/>
            <w:szCs w:val="20"/>
          </w:rPr>
          <w:t>Cov</w:t>
        </w:r>
        <w:proofErr w:type="spellEnd"/>
        <w:r w:rsidRPr="00F25D0F">
          <w:rPr>
            <w:rFonts w:ascii="Comic Sans MS" w:hAnsi="Comic Sans MS" w:cs="Arial"/>
            <w:color w:val="FF0000"/>
            <w:spacing w:val="-3"/>
            <w:w w:val="110"/>
            <w:sz w:val="20"/>
            <w:szCs w:val="20"/>
          </w:rPr>
          <w:t xml:space="preserve"> </w:t>
        </w:r>
        <w:proofErr w:type="spellStart"/>
        <w:r w:rsidRPr="00F25D0F">
          <w:rPr>
            <w:rFonts w:ascii="Comic Sans MS" w:hAnsi="Comic Sans MS" w:cs="Arial"/>
            <w:color w:val="FF0000"/>
            <w:spacing w:val="-3"/>
            <w:w w:val="110"/>
            <w:sz w:val="20"/>
            <w:szCs w:val="20"/>
          </w:rPr>
          <w:t>Khoom</w:t>
        </w:r>
        <w:proofErr w:type="spellEnd"/>
        <w:r w:rsidRPr="00F25D0F">
          <w:rPr>
            <w:rFonts w:ascii="Comic Sans MS" w:hAnsi="Comic Sans MS" w:cs="Arial"/>
            <w:color w:val="FF0000"/>
            <w:spacing w:val="-3"/>
            <w:w w:val="110"/>
            <w:sz w:val="20"/>
            <w:szCs w:val="20"/>
          </w:rPr>
          <w:t xml:space="preserve"> </w:t>
        </w:r>
        <w:r>
          <w:rPr>
            <w:rFonts w:ascii="Comic Sans MS" w:hAnsi="Comic Sans MS" w:cs="Arial"/>
            <w:color w:val="FF0000"/>
            <w:spacing w:val="-3"/>
            <w:w w:val="110"/>
            <w:sz w:val="20"/>
            <w:szCs w:val="20"/>
          </w:rPr>
          <w:t xml:space="preserve">Siv </w:t>
        </w:r>
      </w:ins>
      <w:r w:rsidR="006F6283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Tus </w:t>
      </w:r>
      <w:proofErr w:type="spellStart"/>
      <w:r w:rsidR="006F6283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>Kheej</w:t>
      </w:r>
      <w:proofErr w:type="spellEnd"/>
      <w:del w:id="741" w:author="Fong RERHANG" w:date="2021-06-13T18:16:00Z">
        <w:r w:rsidR="006F6283" w:rsidRPr="00F25D0F" w:rsidDel="001A0517">
          <w:rPr>
            <w:rFonts w:ascii="Comic Sans MS" w:hAnsi="Comic Sans MS" w:cs="Arial"/>
            <w:color w:val="FF0000"/>
            <w:spacing w:val="-3"/>
            <w:w w:val="110"/>
            <w:sz w:val="20"/>
            <w:szCs w:val="20"/>
          </w:rPr>
          <w:delText xml:space="preserve"> Cov Khoom</w:delText>
        </w:r>
      </w:del>
      <w:r w:rsidR="0079194D" w:rsidRPr="00F25D0F">
        <w:rPr>
          <w:rFonts w:ascii="Comic Sans MS" w:hAnsi="Comic Sans MS" w:cs="Arial"/>
          <w:color w:val="FF0000"/>
          <w:spacing w:val="-3"/>
          <w:w w:val="110"/>
          <w:sz w:val="20"/>
          <w:szCs w:val="20"/>
        </w:rPr>
        <w:t xml:space="preserve">.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Lub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sij</w:t>
      </w:r>
      <w:proofErr w:type="spellEnd"/>
      <w:r w:rsidR="0001499D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hawm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nkag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khoom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ntiag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tug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yuav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321310" w:rsidRPr="00F25D0F">
        <w:rPr>
          <w:rFonts w:ascii="Comic Sans MS" w:hAnsi="Comic Sans MS"/>
          <w:color w:val="000000"/>
          <w:w w:val="110"/>
          <w:sz w:val="20"/>
          <w:szCs w:val="20"/>
        </w:rPr>
        <w:t>nt</w:t>
      </w:r>
      <w:ins w:id="742" w:author="Fong RERHANG" w:date="2021-06-13T18:17:00Z">
        <w:r>
          <w:rPr>
            <w:rFonts w:ascii="Comic Sans MS" w:hAnsi="Comic Sans MS"/>
            <w:color w:val="000000"/>
            <w:w w:val="110"/>
            <w:sz w:val="20"/>
            <w:szCs w:val="20"/>
          </w:rPr>
          <w:t>s</w:t>
        </w:r>
      </w:ins>
      <w:r w:rsidR="00321310" w:rsidRPr="00F25D0F">
        <w:rPr>
          <w:rFonts w:ascii="Comic Sans MS" w:hAnsi="Comic Sans MS"/>
          <w:color w:val="000000"/>
          <w:w w:val="110"/>
          <w:sz w:val="20"/>
          <w:szCs w:val="20"/>
        </w:rPr>
        <w:t>uam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xyuas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paub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tseeb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tias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tsis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muaj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dab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tsi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txaus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ntshai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(</w:t>
      </w:r>
      <w:r w:rsidR="0058631D">
        <w:rPr>
          <w:rFonts w:ascii="Comic Sans MS" w:hAnsi="Comic Sans MS"/>
          <w:color w:val="FF0000"/>
          <w:spacing w:val="-1"/>
          <w:w w:val="110"/>
          <w:sz w:val="20"/>
          <w:szCs w:val="20"/>
        </w:rPr>
        <w:t>si</w:t>
      </w:r>
      <w:r w:rsidR="00CB5DCD" w:rsidRP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 xml:space="preserve">b </w:t>
      </w:r>
      <w:proofErr w:type="spellStart"/>
      <w:r w:rsid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>t</w:t>
      </w:r>
      <w:r w:rsidR="00CB5DCD" w:rsidRP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>awm</w:t>
      </w:r>
      <w:proofErr w:type="spellEnd"/>
      <w:r w:rsidR="00CB5DCD" w:rsidRP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 xml:space="preserve"> </w:t>
      </w:r>
      <w:proofErr w:type="spellStart"/>
      <w:r w:rsid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>t</w:t>
      </w:r>
      <w:r w:rsidR="00CB5DCD" w:rsidRPr="00CB5DCD">
        <w:rPr>
          <w:rFonts w:ascii="Comic Sans MS" w:hAnsi="Comic Sans MS"/>
          <w:color w:val="FF0000"/>
          <w:spacing w:val="-1"/>
          <w:w w:val="110"/>
          <w:sz w:val="20"/>
          <w:szCs w:val="20"/>
        </w:rPr>
        <w:t>sam</w:t>
      </w:r>
      <w:proofErr w:type="spellEnd"/>
      <w:r w:rsidR="0082372A" w:rsidRPr="00F25D0F">
        <w:rPr>
          <w:rFonts w:ascii="Comic Sans MS" w:hAnsi="Comic Sans MS"/>
          <w:color w:val="000000"/>
          <w:spacing w:val="-1"/>
          <w:w w:val="110"/>
          <w:sz w:val="20"/>
          <w:szCs w:val="20"/>
        </w:rPr>
        <w:t xml:space="preserve">) </w:t>
      </w:r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los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hauv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qhov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chaw</w:t>
      </w:r>
      <w:del w:id="743" w:author="Fong RERHANG" w:date="2021-06-13T18:17:00Z">
        <w:r w:rsidR="0082372A" w:rsidRPr="00F25D0F" w:rsidDel="001A0517">
          <w:rPr>
            <w:rFonts w:ascii="Comic Sans MS" w:hAnsi="Comic Sans MS"/>
            <w:color w:val="000000"/>
            <w:w w:val="110"/>
            <w:sz w:val="20"/>
            <w:szCs w:val="20"/>
          </w:rPr>
          <w:delText xml:space="preserve"> zov me nyuam</w:delText>
        </w:r>
      </w:del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.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qhov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kev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nyab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xeeb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, PHF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neeg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hauj</w:t>
      </w:r>
      <w:proofErr w:type="spellEnd"/>
      <w:r w:rsidR="0032131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yuav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tshawb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xyuas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chav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nyob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ib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ntus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dhau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ib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ntus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paub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tseeb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tias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tsis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muaj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tej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yam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hauv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chav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tuaj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yeem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ua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los</w:t>
      </w:r>
      <w:r w:rsidR="00321310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sis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lwm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tus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>raug</w:t>
      </w:r>
      <w:proofErr w:type="spellEnd"/>
      <w:r w:rsidR="0082372A" w:rsidRPr="00F25D0F">
        <w:rPr>
          <w:rFonts w:ascii="Comic Sans MS" w:hAnsi="Comic Sans MS"/>
          <w:color w:val="000000"/>
          <w:w w:val="110"/>
          <w:sz w:val="20"/>
          <w:szCs w:val="20"/>
        </w:rPr>
        <w:t xml:space="preserve"> mob.</w:t>
      </w:r>
    </w:p>
    <w:p w14:paraId="00BCCE3A" w14:textId="77777777" w:rsidR="00723A57" w:rsidRDefault="004E73D3" w:rsidP="00723A57">
      <w:pPr>
        <w:pStyle w:val="BodyText"/>
        <w:tabs>
          <w:tab w:val="left" w:pos="552"/>
        </w:tabs>
        <w:ind w:left="90" w:right="108"/>
        <w:rPr>
          <w:rFonts w:ascii="Comic Sans MS" w:hAnsi="Comic Sans MS"/>
          <w:color w:val="00007F"/>
          <w:w w:val="115"/>
        </w:rPr>
      </w:pPr>
      <w:r w:rsidRPr="004E73D3">
        <w:rPr>
          <w:rFonts w:ascii="Comic Sans MS" w:hAnsi="Comic Sans MS" w:cs="Arial"/>
          <w:noProof/>
          <w:color w:val="FF0000"/>
          <w:spacing w:val="-2"/>
          <w:w w:val="110"/>
        </w:rPr>
        <mc:AlternateContent>
          <mc:Choice Requires="wps">
            <w:drawing>
              <wp:anchor distT="91440" distB="91440" distL="114300" distR="114300" simplePos="0" relativeHeight="251660800" behindDoc="0" locked="0" layoutInCell="1" allowOverlap="1" wp14:anchorId="57DB11B9" wp14:editId="0A43B868">
                <wp:simplePos x="0" y="0"/>
                <wp:positionH relativeFrom="margin">
                  <wp:align>right</wp:align>
                </wp:positionH>
                <wp:positionV relativeFrom="paragraph">
                  <wp:posOffset>273050</wp:posOffset>
                </wp:positionV>
                <wp:extent cx="868680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69BEC" w14:textId="2EEB76FB" w:rsidR="00E21970" w:rsidRPr="00357E1E" w:rsidRDefault="00E21970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rPr>
                                <w:i/>
                                <w:iCs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del w:id="744" w:author="Fong RERHANG" w:date="2021-06-13T18:20:00Z">
                              <w:r w:rsidDel="001A0517">
                                <w:rPr>
                                  <w:rFonts w:ascii="Comic Sans MS" w:hAnsi="Comic Sans MS" w:cs="Arial"/>
                                  <w:color w:val="FF0000"/>
                                  <w:spacing w:val="-2"/>
                                  <w:w w:val="110"/>
                                  <w:sz w:val="20"/>
                                  <w:szCs w:val="20"/>
                                </w:rPr>
                                <w:delText>Kev Sib Tawm Tsam</w:delText>
                              </w:r>
                            </w:del>
                            <w:ins w:id="745" w:author="Fong RERHANG" w:date="2021-06-13T18:20:00Z">
                              <w:r w:rsidR="001A0517">
                                <w:rPr>
                                  <w:rFonts w:ascii="Comic Sans MS" w:hAnsi="Comic Sans MS" w:cs="Arial"/>
                                  <w:color w:val="FF0000"/>
                                  <w:spacing w:val="-2"/>
                                  <w:w w:val="110"/>
                                  <w:sz w:val="20"/>
                                  <w:szCs w:val="20"/>
                                </w:rPr>
                                <w:t>KHOOM TXWV</w:t>
                              </w:r>
                            </w:ins>
                            <w:r w:rsidRPr="00357E1E">
                              <w:rPr>
                                <w:rFonts w:ascii="Comic Sans MS" w:hAnsi="Comic Sans MS" w:cs="Arial"/>
                                <w:spacing w:val="-9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=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ib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yam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khoom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uas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yuav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siv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kom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 sis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lwm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tus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raug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mob.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Riam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phom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dej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cawv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thiab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siv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tshuaj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yeeb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nyob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hauv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qhov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chaw.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Tsuas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yog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cov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tshuaj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uas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kws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kho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mob tau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sau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tseg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ntawm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del w:id="746" w:author="Fong RERHANG" w:date="2021-06-13T18:22:00Z">
                              <w:r w:rsidRPr="00357E1E" w:rsidDel="001A0517">
                                <w:rPr>
                                  <w:rFonts w:ascii="Comic Sans MS" w:hAnsi="Comic Sans MS"/>
                                  <w:w w:val="110"/>
                                  <w:sz w:val="20"/>
                                  <w:szCs w:val="20"/>
                                </w:rPr>
                                <w:delText xml:space="preserve">Nruab Nrab ntawm </w:delText>
                              </w:r>
                            </w:del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tus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kws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kho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mob</w:t>
                            </w:r>
                            <w:ins w:id="747" w:author="Fong RERHANG" w:date="2021-06-13T18:22:00Z">
                              <w:r w:rsidR="001A0517">
                                <w:rPr>
                                  <w:rFonts w:ascii="Comic Sans MS" w:hAnsi="Comic Sans MS"/>
                                  <w:w w:val="11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="001A0517">
                                <w:rPr>
                                  <w:rFonts w:ascii="Comic Sans MS" w:hAnsi="Comic Sans MS"/>
                                  <w:w w:val="110"/>
                                  <w:sz w:val="20"/>
                                  <w:szCs w:val="20"/>
                                </w:rPr>
                                <w:t>Certral</w:t>
                              </w:r>
                              <w:proofErr w:type="spellEnd"/>
                              <w:r w:rsidR="001A0517">
                                <w:rPr>
                                  <w:rFonts w:ascii="Comic Sans MS" w:hAnsi="Comic Sans MS"/>
                                  <w:w w:val="110"/>
                                  <w:sz w:val="20"/>
                                  <w:szCs w:val="20"/>
                                </w:rPr>
                                <w:t xml:space="preserve"> Star</w:t>
                              </w:r>
                            </w:ins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tau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txais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thaum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nyob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ntawm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PHF.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Thov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muab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txhua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qhov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kev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tsis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sib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haum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xeeb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uas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muaj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 sis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yuav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pom</w:t>
                            </w:r>
                            <w:ins w:id="748" w:author="Fong RERHANG" w:date="2021-06-13T18:23:00Z">
                              <w:r w:rsidR="001A0517">
                                <w:rPr>
                                  <w:rFonts w:ascii="Comic Sans MS" w:hAnsi="Comic Sans MS"/>
                                  <w:w w:val="11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ins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rau</w:t>
                            </w:r>
                            <w:proofErr w:type="spellEnd"/>
                            <w:proofErr w:type="gram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cov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neeg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hauj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lwm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uas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yuav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khaws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cia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rau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kom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txog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thaum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koj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raug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tso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tawm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los sis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muab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nws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tso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kom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>yog</w:t>
                            </w:r>
                            <w:proofErr w:type="spellEnd"/>
                            <w:r w:rsidRPr="00357E1E">
                              <w:rPr>
                                <w:rFonts w:ascii="Comic Sans MS" w:hAnsi="Comic Sans MS"/>
                                <w:w w:val="110"/>
                                <w:sz w:val="20"/>
                                <w:szCs w:val="20"/>
                              </w:rPr>
                              <w:t xml:space="preserve"> chaw.</w:t>
                            </w:r>
                          </w:p>
                          <w:p w14:paraId="0D33CAC8" w14:textId="77777777" w:rsidR="00E21970" w:rsidRDefault="00E2197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DB11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32.8pt;margin-top:21.5pt;width:684pt;height:110.55pt;z-index:251660800;visibility:visible;mso-wrap-style:square;mso-width-percent:0;mso-height-percent:20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" filled="f" stroked="f">
                <v:textbox style="mso-fit-shape-to-text:t">
                  <w:txbxContent>
                    <w:p w14:paraId="0D469BEC" w14:textId="2EEB76FB" w:rsidR="00E21970" w:rsidRPr="00357E1E" w:rsidRDefault="00E21970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rPr>
                          <w:i/>
                          <w:iCs/>
                          <w:color w:val="4F81BD" w:themeColor="accent1"/>
                          <w:sz w:val="20"/>
                          <w:szCs w:val="20"/>
                        </w:rPr>
                      </w:pPr>
                      <w:del w:id="749" w:author="Fong RERHANG" w:date="2021-06-13T18:20:00Z">
                        <w:r w:rsidDel="001A0517">
                          <w:rPr>
                            <w:rFonts w:ascii="Comic Sans MS" w:hAnsi="Comic Sans MS" w:cs="Arial"/>
                            <w:color w:val="FF0000"/>
                            <w:spacing w:val="-2"/>
                            <w:w w:val="110"/>
                            <w:sz w:val="20"/>
                            <w:szCs w:val="20"/>
                          </w:rPr>
                          <w:delText>Kev Sib Tawm Tsam</w:delText>
                        </w:r>
                      </w:del>
                      <w:ins w:id="750" w:author="Fong RERHANG" w:date="2021-06-13T18:20:00Z">
                        <w:r w:rsidR="001A0517">
                          <w:rPr>
                            <w:rFonts w:ascii="Comic Sans MS" w:hAnsi="Comic Sans MS" w:cs="Arial"/>
                            <w:color w:val="FF0000"/>
                            <w:spacing w:val="-2"/>
                            <w:w w:val="110"/>
                            <w:sz w:val="20"/>
                            <w:szCs w:val="20"/>
                          </w:rPr>
                          <w:t>KHOOM TXWV</w:t>
                        </w:r>
                      </w:ins>
                      <w:r w:rsidRPr="00357E1E">
                        <w:rPr>
                          <w:rFonts w:ascii="Comic Sans MS" w:hAnsi="Comic Sans MS" w:cs="Arial"/>
                          <w:spacing w:val="-9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=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ib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yam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khoom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uas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yuav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siv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kom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 sis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lwm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tus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raug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mob.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Riam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phom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dej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cawv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thiab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siv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tshuaj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yeeb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nyob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hauv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qhov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chaw.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Tsuas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yog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cov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tshuaj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uas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kws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kho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mob tau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sau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tseg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ntawm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del w:id="751" w:author="Fong RERHANG" w:date="2021-06-13T18:22:00Z">
                        <w:r w:rsidRPr="00357E1E" w:rsidDel="001A0517">
                          <w:rPr>
                            <w:rFonts w:ascii="Comic Sans MS" w:hAnsi="Comic Sans MS"/>
                            <w:w w:val="110"/>
                            <w:sz w:val="20"/>
                            <w:szCs w:val="20"/>
                          </w:rPr>
                          <w:delText xml:space="preserve">Nruab Nrab ntawm </w:delText>
                        </w:r>
                      </w:del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tus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kws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kho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mob</w:t>
                      </w:r>
                      <w:ins w:id="752" w:author="Fong RERHANG" w:date="2021-06-13T18:22:00Z">
                        <w:r w:rsidR="001A0517">
                          <w:rPr>
                            <w:rFonts w:ascii="Comic Sans MS" w:hAnsi="Comic Sans MS"/>
                            <w:w w:val="110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 w:rsidR="001A0517">
                          <w:rPr>
                            <w:rFonts w:ascii="Comic Sans MS" w:hAnsi="Comic Sans MS"/>
                            <w:w w:val="110"/>
                            <w:sz w:val="20"/>
                            <w:szCs w:val="20"/>
                          </w:rPr>
                          <w:t>Certral</w:t>
                        </w:r>
                        <w:proofErr w:type="spellEnd"/>
                        <w:r w:rsidR="001A0517">
                          <w:rPr>
                            <w:rFonts w:ascii="Comic Sans MS" w:hAnsi="Comic Sans MS"/>
                            <w:w w:val="110"/>
                            <w:sz w:val="20"/>
                            <w:szCs w:val="20"/>
                          </w:rPr>
                          <w:t xml:space="preserve"> Star</w:t>
                        </w:r>
                      </w:ins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tau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txais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thaum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nyob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ntawm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PHF.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Thov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muab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txhua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qhov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kev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tsis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sib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haum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xeeb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uas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muaj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 sis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yuav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pom</w:t>
                      </w:r>
                      <w:ins w:id="753" w:author="Fong RERHANG" w:date="2021-06-13T18:23:00Z">
                        <w:r w:rsidR="001A0517">
                          <w:rPr>
                            <w:rFonts w:ascii="Comic Sans MS" w:hAnsi="Comic Sans MS"/>
                            <w:w w:val="110"/>
                            <w:sz w:val="20"/>
                            <w:szCs w:val="20"/>
                          </w:rPr>
                          <w:t xml:space="preserve"> </w:t>
                        </w:r>
                      </w:ins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rau</w:t>
                      </w:r>
                      <w:proofErr w:type="spellEnd"/>
                      <w:proofErr w:type="gram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cov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neeg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hauj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lwm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uas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yuav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khaws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cia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rau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kom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txog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thaum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koj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raug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tso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tawm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los sis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muab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nws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tso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kom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>yog</w:t>
                      </w:r>
                      <w:proofErr w:type="spellEnd"/>
                      <w:r w:rsidRPr="00357E1E">
                        <w:rPr>
                          <w:rFonts w:ascii="Comic Sans MS" w:hAnsi="Comic Sans MS"/>
                          <w:w w:val="110"/>
                          <w:sz w:val="20"/>
                          <w:szCs w:val="20"/>
                        </w:rPr>
                        <w:t xml:space="preserve"> chaw.</w:t>
                      </w:r>
                    </w:p>
                    <w:p w14:paraId="0D33CAC8" w14:textId="77777777" w:rsidR="00E21970" w:rsidRDefault="00E21970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72A3485" w14:textId="77777777" w:rsidR="00723A57" w:rsidRDefault="00723A57" w:rsidP="00723A57">
      <w:pPr>
        <w:pStyle w:val="BodyText"/>
        <w:tabs>
          <w:tab w:val="left" w:pos="552"/>
        </w:tabs>
        <w:ind w:left="90" w:right="108"/>
        <w:rPr>
          <w:rFonts w:ascii="Comic Sans MS" w:hAnsi="Comic Sans MS"/>
          <w:color w:val="00007F"/>
          <w:w w:val="115"/>
        </w:rPr>
      </w:pPr>
    </w:p>
    <w:p w14:paraId="359319ED" w14:textId="3F056089" w:rsidR="000F1D61" w:rsidRPr="00BE6E31" w:rsidRDefault="00D816E9" w:rsidP="000F188D">
      <w:pPr>
        <w:pStyle w:val="BodyText"/>
        <w:tabs>
          <w:tab w:val="left" w:pos="552"/>
        </w:tabs>
        <w:ind w:left="90" w:right="108"/>
        <w:jc w:val="center"/>
        <w:rPr>
          <w:rFonts w:ascii="Comic Sans MS" w:hAnsi="Comic Sans MS"/>
          <w:w w:val="110"/>
          <w:sz w:val="28"/>
          <w:szCs w:val="28"/>
        </w:rPr>
      </w:pPr>
      <w:r w:rsidRPr="00BE6E31">
        <w:rPr>
          <w:rFonts w:ascii="Comic Sans MS" w:hAnsi="Comic Sans MS"/>
          <w:color w:val="00007F"/>
          <w:w w:val="115"/>
          <w:sz w:val="28"/>
          <w:szCs w:val="28"/>
        </w:rPr>
        <w:lastRenderedPageBreak/>
        <w:t xml:space="preserve">Kev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Nyab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Xeeb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yog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ins w:id="754" w:author="Fong RERHANG" w:date="2021-06-13T19:15:00Z">
        <w:r w:rsidR="00DC6ECF">
          <w:rPr>
            <w:rFonts w:ascii="Comic Sans MS" w:hAnsi="Comic Sans MS"/>
            <w:color w:val="00007F"/>
            <w:w w:val="115"/>
            <w:sz w:val="28"/>
            <w:szCs w:val="28"/>
          </w:rPr>
          <w:t>P</w:t>
        </w:r>
      </w:ins>
      <w:ins w:id="755" w:author="Fong RERHANG" w:date="2021-06-13T19:14:00Z">
        <w:r w:rsidR="00DC6ECF" w:rsidRPr="00BE6E31">
          <w:rPr>
            <w:rFonts w:ascii="Comic Sans MS" w:hAnsi="Comic Sans MS"/>
            <w:color w:val="00007F"/>
            <w:w w:val="115"/>
            <w:sz w:val="28"/>
            <w:szCs w:val="28"/>
          </w:rPr>
          <w:t>eb</w:t>
        </w:r>
        <w:proofErr w:type="spellEnd"/>
        <w:r w:rsidR="00DC6ECF" w:rsidRPr="00BE6E31">
          <w:rPr>
            <w:rFonts w:ascii="Comic Sans MS" w:hAnsi="Comic Sans MS"/>
            <w:color w:val="00007F"/>
            <w:w w:val="115"/>
            <w:sz w:val="28"/>
            <w:szCs w:val="28"/>
          </w:rPr>
          <w:t xml:space="preserve"> </w:t>
        </w:r>
      </w:ins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Qhov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Tseem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proofErr w:type="spellStart"/>
      <w:r w:rsidRPr="00BE6E31">
        <w:rPr>
          <w:rFonts w:ascii="Comic Sans MS" w:hAnsi="Comic Sans MS"/>
          <w:color w:val="00007F"/>
          <w:w w:val="115"/>
          <w:sz w:val="28"/>
          <w:szCs w:val="28"/>
        </w:rPr>
        <w:t>Ceeb</w:t>
      </w:r>
      <w:proofErr w:type="spellEnd"/>
      <w:r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</w:t>
      </w:r>
      <w:del w:id="756" w:author="Fong RERHANG" w:date="2021-06-13T19:15:00Z">
        <w:r w:rsidR="00F36CEE" w:rsidRPr="00BE6E31" w:rsidDel="00DC6ECF">
          <w:rPr>
            <w:rFonts w:ascii="Comic Sans MS" w:hAnsi="Comic Sans MS"/>
            <w:color w:val="00007F"/>
            <w:w w:val="115"/>
            <w:sz w:val="28"/>
            <w:szCs w:val="28"/>
          </w:rPr>
          <w:delText xml:space="preserve">Ntawm </w:delText>
        </w:r>
      </w:del>
      <w:del w:id="757" w:author="Fong RERHANG" w:date="2021-06-13T19:14:00Z">
        <w:r w:rsidR="0097622A" w:rsidRPr="00BE6E31" w:rsidDel="00DC6ECF">
          <w:rPr>
            <w:rFonts w:ascii="Comic Sans MS" w:hAnsi="Comic Sans MS"/>
            <w:color w:val="00007F"/>
            <w:w w:val="115"/>
            <w:sz w:val="28"/>
            <w:szCs w:val="28"/>
          </w:rPr>
          <w:delText>p</w:delText>
        </w:r>
        <w:r w:rsidRPr="00BE6E31" w:rsidDel="00DC6ECF">
          <w:rPr>
            <w:rFonts w:ascii="Comic Sans MS" w:hAnsi="Comic Sans MS"/>
            <w:color w:val="00007F"/>
            <w:w w:val="115"/>
            <w:sz w:val="28"/>
            <w:szCs w:val="28"/>
          </w:rPr>
          <w:delText xml:space="preserve">eb </w:delText>
        </w:r>
      </w:del>
      <w:r w:rsidRPr="00BE6E31">
        <w:rPr>
          <w:rFonts w:ascii="Comic Sans MS" w:hAnsi="Comic Sans MS"/>
          <w:color w:val="00007F"/>
          <w:w w:val="115"/>
          <w:sz w:val="28"/>
          <w:szCs w:val="28"/>
        </w:rPr>
        <w:t>(</w:t>
      </w:r>
      <w:del w:id="758" w:author="Fong RERHANG" w:date="2021-06-13T19:15:00Z">
        <w:r w:rsidR="006472A0" w:rsidRPr="00BE6E31" w:rsidDel="00DC6ECF">
          <w:rPr>
            <w:rFonts w:ascii="Comic Sans MS" w:hAnsi="Comic Sans MS"/>
            <w:color w:val="00007F"/>
            <w:w w:val="115"/>
            <w:sz w:val="28"/>
            <w:szCs w:val="28"/>
          </w:rPr>
          <w:delText>TXHEEJ TXHEEM</w:delText>
        </w:r>
      </w:del>
      <w:ins w:id="759" w:author="Fong RERHANG" w:date="2021-06-13T19:15:00Z">
        <w:r w:rsidR="00DC6ECF">
          <w:rPr>
            <w:rFonts w:ascii="Comic Sans MS" w:hAnsi="Comic Sans MS"/>
            <w:color w:val="00007F"/>
            <w:w w:val="115"/>
            <w:sz w:val="28"/>
            <w:szCs w:val="28"/>
          </w:rPr>
          <w:t>QHOV MUAJ</w:t>
        </w:r>
      </w:ins>
      <w:r w:rsidR="00F36CEE" w:rsidRPr="00BE6E31">
        <w:rPr>
          <w:rFonts w:ascii="Comic Sans MS" w:hAnsi="Comic Sans MS"/>
          <w:color w:val="00007F"/>
          <w:w w:val="115"/>
          <w:sz w:val="28"/>
          <w:szCs w:val="28"/>
        </w:rPr>
        <w:t xml:space="preserve"> XIM</w:t>
      </w:r>
      <w:r w:rsidRPr="00BE6E31">
        <w:rPr>
          <w:rFonts w:ascii="Comic Sans MS" w:hAnsi="Comic Sans MS"/>
          <w:color w:val="00007F"/>
          <w:w w:val="115"/>
          <w:sz w:val="28"/>
          <w:szCs w:val="28"/>
        </w:rPr>
        <w:t>)</w:t>
      </w:r>
    </w:p>
    <w:p w14:paraId="675660A7" w14:textId="77777777" w:rsidR="003D67BE" w:rsidRPr="004978A2" w:rsidRDefault="003D67BE" w:rsidP="004978A2">
      <w:pPr>
        <w:ind w:left="90"/>
        <w:rPr>
          <w:rFonts w:ascii="Comic Sans MS" w:hAnsi="Comic Sans MS"/>
          <w:sz w:val="12"/>
          <w:szCs w:val="28"/>
        </w:rPr>
      </w:pPr>
    </w:p>
    <w:p w14:paraId="77C6D269" w14:textId="6ED305EA" w:rsidR="003D67BE" w:rsidRPr="00792E42" w:rsidRDefault="00115E77" w:rsidP="004978A2">
      <w:pPr>
        <w:pStyle w:val="BodyText"/>
        <w:ind w:left="90" w:right="109"/>
        <w:jc w:val="both"/>
        <w:rPr>
          <w:rFonts w:ascii="Comic Sans MS" w:hAnsi="Comic Sans MS"/>
          <w:color w:val="000000"/>
          <w:w w:val="110"/>
          <w:sz w:val="20"/>
          <w:szCs w:val="20"/>
        </w:rPr>
      </w:pPr>
      <w:r>
        <w:rPr>
          <w:rFonts w:ascii="Comic Sans MS" w:hAnsi="Comic Sans MS"/>
          <w:spacing w:val="-3"/>
          <w:w w:val="110"/>
        </w:rPr>
        <w:tab/>
      </w:r>
      <w:r w:rsidR="00265E54" w:rsidRPr="004978A2">
        <w:rPr>
          <w:rFonts w:ascii="Comic Sans MS" w:hAnsi="Comic Sans MS"/>
          <w:noProof/>
        </w:rPr>
        <w:drawing>
          <wp:inline distT="0" distB="0" distL="0" distR="0" wp14:anchorId="63062B38" wp14:editId="7EB50172">
            <wp:extent cx="693420" cy="61468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E54">
        <w:rPr>
          <w:rFonts w:ascii="Comic Sans MS" w:hAnsi="Comic Sans MS"/>
          <w:spacing w:val="-3"/>
          <w:w w:val="110"/>
        </w:rPr>
        <w:t xml:space="preserve"> </w:t>
      </w:r>
      <w:proofErr w:type="spellStart"/>
      <w:r w:rsidR="00FE63A3" w:rsidRPr="00792E42">
        <w:rPr>
          <w:rFonts w:ascii="Comic Sans MS" w:hAnsi="Comic Sans MS"/>
          <w:spacing w:val="-3"/>
          <w:w w:val="110"/>
          <w:sz w:val="20"/>
          <w:szCs w:val="20"/>
        </w:rPr>
        <w:t>Peb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siv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cov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txheej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txheem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A629A0" w:rsidRPr="00792E42">
        <w:rPr>
          <w:rFonts w:ascii="Comic Sans MS" w:hAnsi="Comic Sans MS"/>
          <w:w w:val="110"/>
          <w:sz w:val="20"/>
          <w:szCs w:val="20"/>
        </w:rPr>
        <w:t>xim</w:t>
      </w:r>
      <w:proofErr w:type="spellEnd"/>
      <w:r w:rsidR="00A629A0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los sib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txuas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lus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thiab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taug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qab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koj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tus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cwj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pwm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txhua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w w:val="110"/>
          <w:sz w:val="20"/>
          <w:szCs w:val="20"/>
        </w:rPr>
        <w:t>hnub</w:t>
      </w:r>
      <w:proofErr w:type="spellEnd"/>
      <w:r w:rsidR="001969DC" w:rsidRPr="00792E42">
        <w:rPr>
          <w:rFonts w:ascii="Comic Sans MS" w:hAnsi="Comic Sans MS"/>
          <w:w w:val="110"/>
          <w:sz w:val="20"/>
          <w:szCs w:val="20"/>
        </w:rPr>
        <w:t>.</w:t>
      </w:r>
      <w:r w:rsidR="00A629A0" w:rsidRPr="00792E42">
        <w:rPr>
          <w:rFonts w:ascii="Comic Sans MS" w:hAnsi="Comic Sans MS" w:cs="Arial"/>
          <w:color w:val="2E5396"/>
          <w:spacing w:val="-4"/>
          <w:w w:val="110"/>
          <w:sz w:val="20"/>
          <w:szCs w:val="20"/>
        </w:rPr>
        <w:t xml:space="preserve"> </w:t>
      </w:r>
      <w:proofErr w:type="spellStart"/>
      <w:r w:rsidR="00A629A0" w:rsidRPr="00792E42">
        <w:rPr>
          <w:rFonts w:ascii="Comic Sans MS" w:hAnsi="Comic Sans MS" w:cs="Arial"/>
          <w:color w:val="2E5396"/>
          <w:spacing w:val="-4"/>
          <w:w w:val="110"/>
          <w:sz w:val="20"/>
          <w:szCs w:val="20"/>
        </w:rPr>
        <w:t>Koj</w:t>
      </w:r>
      <w:proofErr w:type="spellEnd"/>
      <w:r w:rsidR="00A629A0" w:rsidRPr="00792E42">
        <w:rPr>
          <w:rFonts w:ascii="Comic Sans MS" w:hAnsi="Comic Sans MS" w:cs="Arial"/>
          <w:color w:val="2E5396"/>
          <w:spacing w:val="-4"/>
          <w:w w:val="110"/>
          <w:sz w:val="20"/>
          <w:szCs w:val="20"/>
        </w:rPr>
        <w:t xml:space="preserve"> li</w:t>
      </w:r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xim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(</w:t>
      </w:r>
      <w:proofErr w:type="spellStart"/>
      <w:r w:rsidR="00BA1A5C" w:rsidRPr="00792E42">
        <w:rPr>
          <w:rFonts w:ascii="Comic Sans MS" w:hAnsi="Comic Sans MS" w:cs="Arial"/>
          <w:b/>
          <w:color w:val="00B050"/>
          <w:spacing w:val="36"/>
          <w:w w:val="110"/>
          <w:sz w:val="20"/>
          <w:szCs w:val="20"/>
        </w:rPr>
        <w:t>ntsuab</w:t>
      </w:r>
      <w:proofErr w:type="spellEnd"/>
      <w:r w:rsidR="00BA1A5C" w:rsidRPr="00792E42">
        <w:rPr>
          <w:rFonts w:ascii="Comic Sans MS" w:hAnsi="Comic Sans MS" w:cs="Arial"/>
          <w:color w:val="2E5396"/>
          <w:spacing w:val="36"/>
          <w:w w:val="110"/>
          <w:sz w:val="20"/>
          <w:szCs w:val="20"/>
        </w:rPr>
        <w:t xml:space="preserve">, </w:t>
      </w:r>
      <w:proofErr w:type="spellStart"/>
      <w:r w:rsidR="00BA1A5C" w:rsidRPr="00792E42">
        <w:rPr>
          <w:rFonts w:ascii="Comic Sans MS" w:hAnsi="Comic Sans MS" w:cs="Arial"/>
          <w:b/>
          <w:color w:val="FFC000"/>
          <w:spacing w:val="36"/>
          <w:w w:val="110"/>
          <w:sz w:val="20"/>
          <w:szCs w:val="20"/>
        </w:rPr>
        <w:t>daj</w:t>
      </w:r>
      <w:proofErr w:type="spellEnd"/>
      <w:r w:rsidR="00BA1A5C" w:rsidRPr="00792E42">
        <w:rPr>
          <w:rFonts w:ascii="Comic Sans MS" w:hAnsi="Comic Sans MS" w:cs="Arial"/>
          <w:color w:val="2E5396"/>
          <w:spacing w:val="36"/>
          <w:w w:val="110"/>
          <w:sz w:val="20"/>
          <w:szCs w:val="20"/>
        </w:rPr>
        <w:t>,</w:t>
      </w:r>
      <w:r w:rsidR="00A629A0" w:rsidRPr="00792E42">
        <w:rPr>
          <w:rFonts w:ascii="Comic Sans MS" w:hAnsi="Comic Sans MS" w:cs="Arial"/>
          <w:color w:val="2E5396"/>
          <w:spacing w:val="36"/>
          <w:w w:val="110"/>
          <w:sz w:val="20"/>
          <w:szCs w:val="20"/>
        </w:rPr>
        <w:t xml:space="preserve"> </w:t>
      </w:r>
      <w:proofErr w:type="spellStart"/>
      <w:r w:rsidR="00BA1A5C" w:rsidRPr="00792E42">
        <w:rPr>
          <w:rFonts w:ascii="Comic Sans MS" w:hAnsi="Comic Sans MS" w:cs="Arial"/>
          <w:b/>
          <w:color w:val="FF0000"/>
          <w:spacing w:val="36"/>
          <w:w w:val="110"/>
          <w:sz w:val="20"/>
          <w:szCs w:val="20"/>
        </w:rPr>
        <w:t>liab</w:t>
      </w:r>
      <w:proofErr w:type="spellEnd"/>
      <w:r w:rsidR="00BA1A5C" w:rsidRPr="00792E42">
        <w:rPr>
          <w:rFonts w:ascii="Comic Sans MS" w:hAnsi="Comic Sans MS" w:cs="Arial"/>
          <w:color w:val="2E5396"/>
          <w:spacing w:val="36"/>
          <w:w w:val="110"/>
          <w:sz w:val="20"/>
          <w:szCs w:val="20"/>
        </w:rPr>
        <w:t xml:space="preserve">)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yog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qhov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ntsuas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kev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nyab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xeeb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ntawm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koj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thiab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kev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koom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tes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nrog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txoj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hauj</w:t>
      </w:r>
      <w:proofErr w:type="spellEnd"/>
      <w:r w:rsidR="00DB5869" w:rsidRPr="00792E42">
        <w:rPr>
          <w:rFonts w:ascii="Comic Sans MS" w:hAnsi="Comic Sans MS" w:cs="Arial"/>
          <w:color w:val="2E5396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lwm</w:t>
      </w:r>
      <w:proofErr w:type="spellEnd"/>
      <w:r w:rsidR="001969DC" w:rsidRPr="00792E42">
        <w:rPr>
          <w:rFonts w:ascii="Comic Sans MS" w:hAnsi="Comic Sans MS" w:cs="Arial"/>
          <w:color w:val="2E5396"/>
          <w:w w:val="110"/>
          <w:sz w:val="20"/>
          <w:szCs w:val="20"/>
        </w:rPr>
        <w:t>.</w:t>
      </w:r>
      <w:r w:rsidR="00A858D3" w:rsidRPr="00792E42">
        <w:rPr>
          <w:rFonts w:ascii="Comic Sans MS" w:hAnsi="Comic Sans MS"/>
          <w:color w:val="000000"/>
          <w:spacing w:val="-2"/>
          <w:w w:val="110"/>
          <w:sz w:val="20"/>
          <w:szCs w:val="20"/>
        </w:rPr>
        <w:t xml:space="preserve"> </w:t>
      </w:r>
      <w:proofErr w:type="spellStart"/>
      <w:r w:rsidR="00A858D3" w:rsidRPr="00792E42">
        <w:rPr>
          <w:rFonts w:ascii="Comic Sans MS" w:hAnsi="Comic Sans MS"/>
          <w:color w:val="000000"/>
          <w:spacing w:val="-2"/>
          <w:w w:val="110"/>
          <w:sz w:val="20"/>
          <w:szCs w:val="20"/>
        </w:rPr>
        <w:t>Hauv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yog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piv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txwv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ntawm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txhua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qib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xim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txhais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tau li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cas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. </w:t>
      </w:r>
      <w:proofErr w:type="spellStart"/>
      <w:ins w:id="760" w:author="Fong RERHANG" w:date="2021-06-13T19:18:00Z">
        <w:r w:rsidR="00DC6ECF">
          <w:rPr>
            <w:rFonts w:ascii="Comic Sans MS" w:hAnsi="Comic Sans MS"/>
            <w:color w:val="000000"/>
            <w:w w:val="110"/>
            <w:sz w:val="20"/>
            <w:szCs w:val="20"/>
          </w:rPr>
          <w:t>Nug</w:t>
        </w:r>
      </w:ins>
      <w:proofErr w:type="spellEnd"/>
      <w:del w:id="761" w:author="Fong RERHANG" w:date="2021-06-13T19:18:00Z">
        <w:r w:rsidR="001969DC" w:rsidRPr="00792E42" w:rsidDel="00DC6ECF">
          <w:rPr>
            <w:rFonts w:ascii="Comic Sans MS" w:hAnsi="Comic Sans MS"/>
            <w:color w:val="000000"/>
            <w:w w:val="110"/>
            <w:sz w:val="20"/>
            <w:szCs w:val="20"/>
          </w:rPr>
          <w:delText>Hais kom</w:delText>
        </w:r>
      </w:del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Tus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Kws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Pab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Tswv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ins w:id="762" w:author="Fong RERHANG" w:date="2021-06-13T19:18:00Z">
        <w:r w:rsidR="00DC6ECF">
          <w:rPr>
            <w:rFonts w:ascii="Comic Sans MS" w:hAnsi="Comic Sans MS"/>
            <w:color w:val="000000"/>
            <w:w w:val="110"/>
            <w:sz w:val="20"/>
            <w:szCs w:val="20"/>
          </w:rPr>
          <w:t>Yim</w:t>
        </w:r>
        <w:proofErr w:type="spellEnd"/>
        <w:r w:rsidR="00DC6ECF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  <w:proofErr w:type="spellStart"/>
        <w:r w:rsidR="00DC6ECF">
          <w:rPr>
            <w:rFonts w:ascii="Comic Sans MS" w:hAnsi="Comic Sans MS"/>
            <w:color w:val="000000"/>
            <w:w w:val="110"/>
            <w:sz w:val="20"/>
            <w:szCs w:val="20"/>
          </w:rPr>
          <w:t>Cov</w:t>
        </w:r>
        <w:proofErr w:type="spellEnd"/>
        <w:r w:rsidR="00DC6ECF">
          <w:rPr>
            <w:rFonts w:ascii="Comic Sans MS" w:hAnsi="Comic Sans MS"/>
            <w:color w:val="000000"/>
            <w:w w:val="110"/>
            <w:sz w:val="20"/>
            <w:szCs w:val="20"/>
          </w:rPr>
          <w:t xml:space="preserve"> </w:t>
        </w:r>
        <w:proofErr w:type="spellStart"/>
        <w:r w:rsidR="00DC6ECF">
          <w:rPr>
            <w:rFonts w:ascii="Comic Sans MS" w:hAnsi="Comic Sans MS"/>
            <w:color w:val="000000"/>
            <w:w w:val="110"/>
            <w:sz w:val="20"/>
            <w:szCs w:val="20"/>
          </w:rPr>
          <w:t>Hluas</w:t>
        </w:r>
      </w:ins>
      <w:proofErr w:type="spellEnd"/>
      <w:del w:id="763" w:author="Fong RERHANG" w:date="2021-06-13T19:18:00Z">
        <w:r w:rsidR="001969DC" w:rsidRPr="00792E42" w:rsidDel="00DC6ECF">
          <w:rPr>
            <w:rFonts w:ascii="Comic Sans MS" w:hAnsi="Comic Sans MS"/>
            <w:color w:val="000000"/>
            <w:w w:val="110"/>
            <w:sz w:val="20"/>
            <w:szCs w:val="20"/>
          </w:rPr>
          <w:delText>Cuab (Youth Counselor)</w:delText>
        </w:r>
      </w:del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mus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muab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cov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ntaub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ntawv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no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nrog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koj</w:t>
      </w:r>
      <w:proofErr w:type="spellEnd"/>
      <w:r w:rsidR="001969DC" w:rsidRPr="00792E42">
        <w:rPr>
          <w:rFonts w:ascii="Comic Sans MS" w:hAnsi="Comic Sans MS"/>
          <w:color w:val="000000"/>
          <w:w w:val="110"/>
          <w:sz w:val="20"/>
          <w:szCs w:val="20"/>
        </w:rPr>
        <w:t>.</w:t>
      </w:r>
    </w:p>
    <w:p w14:paraId="21830DFE" w14:textId="77777777" w:rsidR="003D67BE" w:rsidRPr="004978A2" w:rsidRDefault="003D67BE" w:rsidP="00E752DB">
      <w:pPr>
        <w:spacing w:line="200" w:lineRule="exact"/>
        <w:ind w:left="90"/>
        <w:rPr>
          <w:rFonts w:ascii="Comic Sans MS" w:hAnsi="Comic Sans MS"/>
          <w:sz w:val="20"/>
          <w:szCs w:val="20"/>
        </w:rPr>
      </w:pPr>
    </w:p>
    <w:p w14:paraId="3BBC88E3" w14:textId="61AC7E9F" w:rsidR="003D67BE" w:rsidRPr="00792E42" w:rsidRDefault="00115E77" w:rsidP="00F42947">
      <w:pPr>
        <w:pStyle w:val="BodyText"/>
        <w:tabs>
          <w:tab w:val="left" w:pos="720"/>
          <w:tab w:val="left" w:pos="1731"/>
        </w:tabs>
        <w:spacing w:before="55" w:line="226" w:lineRule="auto"/>
        <w:ind w:left="90" w:right="427"/>
        <w:jc w:val="both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w w:val="105"/>
        </w:rPr>
        <w:tab/>
      </w:r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Nov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yog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qee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qhov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ua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piv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txwv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vim li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cas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koj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thiaj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tuaj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w w:val="105"/>
          <w:sz w:val="22"/>
          <w:szCs w:val="22"/>
        </w:rPr>
        <w:t>yeem</w:t>
      </w:r>
      <w:proofErr w:type="spellEnd"/>
      <w:r w:rsidR="001969D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ins w:id="764" w:author="Fong RERHANG" w:date="2021-06-13T19:20:00Z">
        <w:r w:rsidR="00DC6ECF">
          <w:rPr>
            <w:rFonts w:ascii="Comic Sans MS" w:hAnsi="Comic Sans MS"/>
            <w:w w:val="105"/>
            <w:sz w:val="22"/>
            <w:szCs w:val="22"/>
          </w:rPr>
          <w:t>ta</w:t>
        </w:r>
      </w:ins>
      <w:ins w:id="765" w:author="Fong RERHANG" w:date="2021-06-13T19:21:00Z">
        <w:r w:rsidR="00DC6ECF">
          <w:rPr>
            <w:rFonts w:ascii="Comic Sans MS" w:hAnsi="Comic Sans MS"/>
            <w:w w:val="105"/>
            <w:sz w:val="22"/>
            <w:szCs w:val="22"/>
          </w:rPr>
          <w:t>u</w:t>
        </w:r>
      </w:ins>
      <w:del w:id="766" w:author="Fong RERHANG" w:date="2021-06-13T19:20:00Z">
        <w:r w:rsidR="001969DC" w:rsidRPr="00792E42" w:rsidDel="00DC6ECF">
          <w:rPr>
            <w:rFonts w:ascii="Comic Sans MS" w:hAnsi="Comic Sans MS"/>
            <w:w w:val="105"/>
            <w:sz w:val="22"/>
            <w:szCs w:val="22"/>
          </w:rPr>
          <w:delText>ua</w:delText>
        </w:r>
      </w:del>
      <w:r w:rsidR="0000733C" w:rsidRPr="00792E42">
        <w:rPr>
          <w:rFonts w:ascii="Comic Sans MS" w:hAnsi="Comic Sans MS"/>
          <w:w w:val="105"/>
          <w:sz w:val="22"/>
          <w:szCs w:val="22"/>
        </w:rPr>
        <w:t xml:space="preserve"> </w:t>
      </w:r>
      <w:r w:rsidR="001969DC" w:rsidRPr="00792E42">
        <w:rPr>
          <w:rFonts w:ascii="Comic Sans MS" w:hAnsi="Comic Sans MS" w:cs="Arial"/>
          <w:color w:val="FF0000"/>
          <w:spacing w:val="1"/>
          <w:w w:val="105"/>
          <w:sz w:val="22"/>
          <w:szCs w:val="22"/>
        </w:rPr>
        <w:t>LIAB</w:t>
      </w:r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: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Koj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tau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coj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tus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yam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ntxwv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tsis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ins w:id="767" w:author="Fong RERHANG" w:date="2021-06-13T19:21:00Z">
        <w:r w:rsidR="00DC6ECF">
          <w:rPr>
            <w:rFonts w:ascii="Comic Sans MS" w:hAnsi="Comic Sans MS"/>
            <w:color w:val="000000"/>
            <w:w w:val="105"/>
            <w:sz w:val="22"/>
            <w:szCs w:val="22"/>
          </w:rPr>
          <w:t>tsis</w:t>
        </w:r>
        <w:proofErr w:type="spellEnd"/>
        <w:r w:rsidR="00DC6ECF">
          <w:rPr>
            <w:rFonts w:ascii="Comic Sans MS" w:hAnsi="Comic Sans MS"/>
            <w:color w:val="000000"/>
            <w:w w:val="105"/>
            <w:sz w:val="22"/>
            <w:szCs w:val="22"/>
          </w:rPr>
          <w:t xml:space="preserve"> zoo</w:t>
        </w:r>
      </w:ins>
      <w:del w:id="768" w:author="Fong RERHANG" w:date="2021-06-13T19:21:00Z">
        <w:r w:rsidR="001969DC" w:rsidRPr="00792E42" w:rsidDel="00DC6ECF">
          <w:rPr>
            <w:rFonts w:ascii="Comic Sans MS" w:hAnsi="Comic Sans MS"/>
            <w:color w:val="000000"/>
            <w:w w:val="105"/>
            <w:sz w:val="22"/>
            <w:szCs w:val="22"/>
          </w:rPr>
          <w:delText>raug mob</w:delText>
        </w:r>
      </w:del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,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piv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txwv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li, sib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ntaus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(</w:t>
      </w:r>
      <w:proofErr w:type="spellStart"/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>kev</w:t>
      </w:r>
      <w:proofErr w:type="spellEnd"/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sib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ntaus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)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cov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phooj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ywg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los</w:t>
      </w:r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sis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cov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neeg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ua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hauj</w:t>
      </w:r>
      <w:proofErr w:type="spellEnd"/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lwm</w:t>
      </w:r>
      <w:proofErr w:type="spellEnd"/>
      <w:r w:rsidR="001969DC" w:rsidRPr="00792E42">
        <w:rPr>
          <w:rFonts w:ascii="Comic Sans MS" w:hAnsi="Comic Sans MS"/>
          <w:color w:val="000000"/>
          <w:w w:val="105"/>
          <w:sz w:val="22"/>
          <w:szCs w:val="22"/>
        </w:rPr>
        <w:t>.</w:t>
      </w:r>
      <w:r w:rsidR="00F42947" w:rsidRPr="00792E42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Lwm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cov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piv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txwv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ntawm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"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Liab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"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tus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cwj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pwm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 xml:space="preserve"> </w:t>
      </w:r>
      <w:proofErr w:type="spellStart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yog</w:t>
      </w:r>
      <w:proofErr w:type="spellEnd"/>
      <w:r w:rsidR="00EF18A7" w:rsidRPr="00792E42">
        <w:rPr>
          <w:rFonts w:ascii="Comic Sans MS" w:hAnsi="Comic Sans MS" w:cs="Arial"/>
          <w:color w:val="FF0000"/>
          <w:w w:val="115"/>
          <w:sz w:val="22"/>
          <w:szCs w:val="22"/>
        </w:rPr>
        <w:t>:</w:t>
      </w:r>
    </w:p>
    <w:p w14:paraId="4ADC4E79" w14:textId="4A1263BA" w:rsidR="00EF18A7" w:rsidRPr="00B36340" w:rsidRDefault="00EF18A7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proofErr w:type="spellStart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B36340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C33055">
        <w:rPr>
          <w:rFonts w:ascii="Comic Sans MS" w:hAnsi="Comic Sans MS"/>
          <w:color w:val="000000"/>
          <w:spacing w:val="1"/>
          <w:w w:val="110"/>
          <w:sz w:val="22"/>
          <w:szCs w:val="22"/>
        </w:rPr>
        <w:t>rau</w:t>
      </w:r>
      <w:proofErr w:type="spellEnd"/>
      <w:r w:rsidR="00C33055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ins w:id="769" w:author="Fong RERHANG" w:date="2021-06-13T19:24:00Z">
        <w:r w:rsidR="00584301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lwm</w:t>
        </w:r>
        <w:proofErr w:type="spellEnd"/>
        <w:r w:rsidR="00584301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 xml:space="preserve"> </w:t>
        </w:r>
        <w:proofErr w:type="spellStart"/>
        <w:r w:rsidR="00584301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tus</w:t>
        </w:r>
        <w:proofErr w:type="spellEnd"/>
        <w:r w:rsidR="00584301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 xml:space="preserve"> mob </w:t>
        </w:r>
        <w:proofErr w:type="spellStart"/>
        <w:r w:rsidR="00584301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hnyav</w:t>
        </w:r>
      </w:ins>
      <w:proofErr w:type="spellEnd"/>
      <w:del w:id="770" w:author="Fong RERHANG" w:date="2021-06-13T19:24:00Z">
        <w:r w:rsidR="00C33055" w:rsidDel="00584301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delText>muaj mob hnyav hawv yuav</w:delText>
        </w:r>
        <w:r w:rsidRPr="00B36340" w:rsidDel="00584301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delText xml:space="preserve"> ua phem rau lwm tus neeg</w:delText>
        </w:r>
      </w:del>
    </w:p>
    <w:p w14:paraId="00BB41EA" w14:textId="6BD0C27F" w:rsidR="00EF18A7" w:rsidRPr="00B36340" w:rsidRDefault="00584301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proofErr w:type="spellStart"/>
      <w:ins w:id="771" w:author="Fong RERHANG" w:date="2021-06-13T19:25:00Z"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Ua</w:t>
        </w:r>
        <w:proofErr w:type="spellEnd"/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 xml:space="preserve"> </w:t>
        </w:r>
      </w:ins>
      <w:del w:id="772" w:author="Fong RERHANG" w:date="2021-06-13T19:25:00Z">
        <w:r w:rsidR="00151C3D" w:rsidDel="00584301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delText>T</w:delText>
        </w:r>
      </w:del>
      <w:proofErr w:type="spellStart"/>
      <w:ins w:id="773" w:author="Fong RERHANG" w:date="2021-06-13T19:25:00Z"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t</w:t>
        </w:r>
      </w:ins>
      <w:r w:rsidR="00151C3D">
        <w:rPr>
          <w:rFonts w:ascii="Comic Sans MS" w:hAnsi="Comic Sans MS"/>
          <w:color w:val="000000"/>
          <w:spacing w:val="1"/>
          <w:w w:val="110"/>
          <w:sz w:val="22"/>
          <w:szCs w:val="22"/>
        </w:rPr>
        <w:t>us</w:t>
      </w:r>
      <w:proofErr w:type="spellEnd"/>
      <w:r w:rsidR="00151C3D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ins w:id="774" w:author="Fong RERHANG" w:date="2021-06-13T19:25:00Z"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k</w:t>
        </w:r>
      </w:ins>
      <w:del w:id="775" w:author="Fong RERHANG" w:date="2021-06-13T19:25:00Z">
        <w:r w:rsidR="00151C3D" w:rsidDel="00584301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delText>K</w:delText>
        </w:r>
      </w:del>
      <w:r w:rsidR="00151C3D">
        <w:rPr>
          <w:rFonts w:ascii="Comic Sans MS" w:hAnsi="Comic Sans MS"/>
          <w:color w:val="000000"/>
          <w:spacing w:val="1"/>
          <w:w w:val="110"/>
          <w:sz w:val="22"/>
          <w:szCs w:val="22"/>
        </w:rPr>
        <w:t>heej</w:t>
      </w:r>
      <w:proofErr w:type="spellEnd"/>
      <w:ins w:id="776" w:author="Fong RERHANG" w:date="2021-06-13T19:26:00Z"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 xml:space="preserve"> </w:t>
        </w:r>
        <w:proofErr w:type="spellStart"/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raug</w:t>
        </w:r>
        <w:proofErr w:type="spellEnd"/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 xml:space="preserve"> mob</w:t>
        </w:r>
      </w:ins>
      <w:del w:id="777" w:author="Fong RERHANG" w:date="2021-06-13T19:26:00Z">
        <w:r w:rsidR="00151C3D" w:rsidDel="00584301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delText xml:space="preserve">- </w:delText>
        </w:r>
      </w:del>
      <w:ins w:id="778" w:author="Fong RERHANG" w:date="2021-06-13T19:26:00Z"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—</w:t>
        </w:r>
        <w:proofErr w:type="spellStart"/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r</w:t>
        </w:r>
      </w:ins>
      <w:ins w:id="779" w:author="Fong RERHANG" w:date="2021-06-13T19:27:00Z"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au</w:t>
        </w:r>
      </w:ins>
      <w:ins w:id="780" w:author="Fong RERHANG" w:date="2021-06-13T19:26:00Z"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g</w:t>
        </w:r>
        <w:proofErr w:type="spellEnd"/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 xml:space="preserve"> </w:t>
        </w:r>
        <w:proofErr w:type="spellStart"/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txiav</w:t>
        </w:r>
      </w:ins>
      <w:del w:id="781" w:author="Fong RERHANG" w:date="2021-06-13T19:27:00Z">
        <w:r w:rsidR="00151C3D" w:rsidDel="00584301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delText>hauv pawg neeg pab</w:delText>
        </w:r>
        <w:r w:rsidR="00EF18A7" w:rsidRPr="00B36340" w:rsidDel="00584301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 </w:delText>
        </w:r>
        <w:r w:rsidR="00151C3D" w:rsidDel="00584301">
          <w:rPr>
            <w:rFonts w:ascii="Comic Sans MS" w:hAnsi="Comic Sans MS"/>
            <w:color w:val="000000"/>
            <w:w w:val="110"/>
            <w:sz w:val="22"/>
            <w:szCs w:val="22"/>
          </w:rPr>
          <w:delText>–</w:delText>
        </w:r>
        <w:r w:rsidR="00EF18A7" w:rsidRPr="00B36340" w:rsidDel="00584301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 txiav</w:delText>
        </w:r>
        <w:r w:rsidR="00151C3D" w:rsidDel="00584301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 txim</w:delText>
        </w:r>
        <w:r w:rsidR="00EF18A7" w:rsidRPr="00B36340" w:rsidDel="00584301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, </w:delText>
        </w:r>
      </w:del>
      <w:ins w:id="782" w:author="Fong RERHANG" w:date="2021-06-13T19:27:00Z">
        <w:r>
          <w:rPr>
            <w:rFonts w:ascii="Comic Sans MS" w:hAnsi="Comic Sans MS"/>
            <w:color w:val="000000"/>
            <w:w w:val="110"/>
            <w:sz w:val="22"/>
            <w:szCs w:val="22"/>
          </w:rPr>
          <w:t>t</w:t>
        </w:r>
      </w:ins>
      <w:ins w:id="783" w:author="Fong RERHANG" w:date="2021-06-13T19:28:00Z">
        <w:r>
          <w:rPr>
            <w:rFonts w:ascii="Comic Sans MS" w:hAnsi="Comic Sans MS"/>
            <w:color w:val="000000"/>
            <w:w w:val="110"/>
            <w:sz w:val="22"/>
            <w:szCs w:val="22"/>
          </w:rPr>
          <w:t>soo</w:t>
        </w:r>
        <w:proofErr w:type="spellEnd"/>
        <w:r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</w:ins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taub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hau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del w:id="784" w:author="Fong RERHANG" w:date="2021-06-13T19:28:00Z">
        <w:r w:rsidR="00EF18A7" w:rsidRPr="00B36340" w:rsidDel="00584301">
          <w:rPr>
            <w:rFonts w:ascii="Comic Sans MS" w:hAnsi="Comic Sans MS"/>
            <w:color w:val="000000"/>
            <w:w w:val="110"/>
            <w:sz w:val="22"/>
            <w:szCs w:val="22"/>
          </w:rPr>
          <w:delText>sib tsoo</w:delText>
        </w:r>
      </w:del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del w:id="785" w:author="Fong RERHANG" w:date="2021-06-13T19:28:00Z">
        <w:r w:rsidR="00EF18A7" w:rsidRPr="00B36340" w:rsidDel="00584301">
          <w:rPr>
            <w:rFonts w:ascii="Comic Sans MS" w:hAnsi="Comic Sans MS"/>
            <w:color w:val="000000"/>
            <w:w w:val="110"/>
            <w:sz w:val="22"/>
            <w:szCs w:val="22"/>
          </w:rPr>
          <w:delText>sib tsoo</w:delText>
        </w:r>
      </w:del>
      <w:proofErr w:type="spellStart"/>
      <w:ins w:id="786" w:author="Fong RERHANG" w:date="2021-06-13T19:28:00Z">
        <w:r>
          <w:rPr>
            <w:rFonts w:ascii="Comic Sans MS" w:hAnsi="Comic Sans MS"/>
            <w:color w:val="000000"/>
            <w:w w:val="110"/>
            <w:sz w:val="22"/>
            <w:szCs w:val="22"/>
          </w:rPr>
          <w:t>hno</w:t>
        </w:r>
      </w:ins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,</w:t>
      </w:r>
      <w:r w:rsidR="004B6059">
        <w:rPr>
          <w:rFonts w:ascii="Comic Sans MS" w:hAnsi="Comic Sans MS"/>
          <w:spacing w:val="-1"/>
          <w:w w:val="110"/>
          <w:sz w:val="22"/>
          <w:szCs w:val="22"/>
        </w:rPr>
        <w:t xml:space="preserve"> </w:t>
      </w:r>
      <w:proofErr w:type="spellStart"/>
      <w:r w:rsidR="004B6059">
        <w:rPr>
          <w:rFonts w:ascii="Comic Sans MS" w:hAnsi="Comic Sans MS"/>
          <w:spacing w:val="-1"/>
          <w:w w:val="110"/>
          <w:sz w:val="22"/>
          <w:szCs w:val="22"/>
        </w:rPr>
        <w:t>lom</w:t>
      </w:r>
      <w:proofErr w:type="spellEnd"/>
      <w:r w:rsidR="00EF18A7" w:rsidRPr="00B36340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ins w:id="787" w:author="Fong RERHANG" w:date="2021-06-13T19:28:00Z">
        <w:r>
          <w:rPr>
            <w:rFonts w:ascii="Comic Sans MS" w:hAnsi="Comic Sans MS"/>
            <w:w w:val="110"/>
            <w:sz w:val="22"/>
            <w:szCs w:val="22"/>
          </w:rPr>
          <w:t>tshuaj</w:t>
        </w:r>
        <w:proofErr w:type="spellEnd"/>
        <w:r>
          <w:rPr>
            <w:rFonts w:ascii="Comic Sans MS" w:hAnsi="Comic Sans MS"/>
            <w:w w:val="110"/>
            <w:sz w:val="22"/>
            <w:szCs w:val="22"/>
          </w:rPr>
          <w:t xml:space="preserve"> </w:t>
        </w:r>
      </w:ins>
      <w:r w:rsidR="00EF18A7" w:rsidRPr="00B36340">
        <w:rPr>
          <w:rFonts w:ascii="Comic Sans MS" w:hAnsi="Comic Sans MS"/>
          <w:w w:val="110"/>
          <w:sz w:val="22"/>
          <w:szCs w:val="22"/>
        </w:rPr>
        <w:t xml:space="preserve">tug </w:t>
      </w:r>
      <w:proofErr w:type="spellStart"/>
      <w:r w:rsidR="00EF18A7" w:rsidRPr="00B36340">
        <w:rPr>
          <w:rFonts w:ascii="Comic Sans MS" w:hAnsi="Comic Sans MS"/>
          <w:w w:val="110"/>
          <w:sz w:val="22"/>
          <w:szCs w:val="22"/>
        </w:rPr>
        <w:t>kheej</w:t>
      </w:r>
      <w:proofErr w:type="spellEnd"/>
    </w:p>
    <w:p w14:paraId="2ADC6C33" w14:textId="39A92CA1" w:rsidR="00EF18A7" w:rsidRPr="0077749B" w:rsidRDefault="00154A03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1"/>
          <w:szCs w:val="21"/>
        </w:rPr>
      </w:pPr>
      <w:proofErr w:type="spellStart"/>
      <w:ins w:id="788" w:author="Fong RERHANG" w:date="2021-06-13T19:34:00Z">
        <w:r>
          <w:rPr>
            <w:rFonts w:ascii="Comic Sans MS" w:hAnsi="Comic Sans MS"/>
            <w:sz w:val="21"/>
            <w:szCs w:val="21"/>
          </w:rPr>
          <w:t>Ua</w:t>
        </w:r>
        <w:proofErr w:type="spellEnd"/>
        <w:r>
          <w:rPr>
            <w:rFonts w:ascii="Comic Sans MS" w:hAnsi="Comic Sans MS"/>
            <w:sz w:val="21"/>
            <w:szCs w:val="21"/>
          </w:rPr>
          <w:t xml:space="preserve"> </w:t>
        </w:r>
      </w:ins>
      <w:del w:id="789" w:author="Fong RERHANG" w:date="2021-06-13T19:34:00Z">
        <w:r w:rsidR="0077749B" w:rsidRPr="0077749B" w:rsidDel="00154A03">
          <w:rPr>
            <w:rFonts w:ascii="Comic Sans MS" w:hAnsi="Comic Sans MS"/>
            <w:sz w:val="21"/>
            <w:szCs w:val="21"/>
          </w:rPr>
          <w:delText>C</w:delText>
        </w:r>
      </w:del>
      <w:proofErr w:type="spellStart"/>
      <w:ins w:id="790" w:author="Fong RERHANG" w:date="2021-06-13T19:35:00Z">
        <w:r>
          <w:rPr>
            <w:rFonts w:ascii="Comic Sans MS" w:hAnsi="Comic Sans MS"/>
            <w:sz w:val="21"/>
            <w:szCs w:val="21"/>
          </w:rPr>
          <w:t>c</w:t>
        </w:r>
      </w:ins>
      <w:r w:rsidR="0077749B" w:rsidRPr="0077749B">
        <w:rPr>
          <w:rFonts w:ascii="Comic Sans MS" w:hAnsi="Comic Sans MS"/>
          <w:sz w:val="21"/>
          <w:szCs w:val="21"/>
        </w:rPr>
        <w:t>ov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cuab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yeej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puas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ntshuaj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hnyav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uas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tsim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kev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kub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ntxhov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rau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koj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thiab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lwm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tus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nyob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ib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puag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ncig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ntawm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koj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txoj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kev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nyab</w:t>
      </w:r>
      <w:proofErr w:type="spellEnd"/>
      <w:r w:rsidR="0077749B" w:rsidRPr="0077749B">
        <w:rPr>
          <w:rFonts w:ascii="Comic Sans MS" w:hAnsi="Comic Sans MS"/>
          <w:sz w:val="21"/>
          <w:szCs w:val="21"/>
        </w:rPr>
        <w:t xml:space="preserve"> </w:t>
      </w:r>
      <w:proofErr w:type="spellStart"/>
      <w:r w:rsidR="0077749B" w:rsidRPr="0077749B">
        <w:rPr>
          <w:rFonts w:ascii="Comic Sans MS" w:hAnsi="Comic Sans MS"/>
          <w:sz w:val="21"/>
          <w:szCs w:val="21"/>
        </w:rPr>
        <w:t>xeeb</w:t>
      </w:r>
      <w:proofErr w:type="spellEnd"/>
    </w:p>
    <w:p w14:paraId="652FB139" w14:textId="5253D524" w:rsidR="00EF18A7" w:rsidRPr="00B36340" w:rsidRDefault="00F87299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Faib</w:t>
      </w:r>
      <w:proofErr w:type="spellEnd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tshuaj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los</w:t>
      </w:r>
      <w:r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sis </w:t>
      </w:r>
      <w:proofErr w:type="spellStart"/>
      <w:ins w:id="791" w:author="Fong RERHANG" w:date="2021-06-13T19:35:00Z">
        <w:r w:rsidR="00154A03">
          <w:rPr>
            <w:rFonts w:ascii="Comic Sans MS" w:hAnsi="Comic Sans MS"/>
            <w:color w:val="000000"/>
            <w:w w:val="110"/>
            <w:sz w:val="22"/>
            <w:szCs w:val="22"/>
          </w:rPr>
          <w:t>noj</w:t>
        </w:r>
        <w:proofErr w:type="spellEnd"/>
        <w:r w:rsidR="00154A03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</w:ins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ins w:id="792" w:author="Fong RERHANG" w:date="2021-06-13T19:35:00Z">
        <w:r w:rsidR="00154A03">
          <w:rPr>
            <w:rFonts w:ascii="Comic Sans MS" w:hAnsi="Comic Sans MS"/>
            <w:color w:val="000000"/>
            <w:w w:val="110"/>
            <w:sz w:val="22"/>
            <w:szCs w:val="22"/>
          </w:rPr>
          <w:t>li</w:t>
        </w:r>
      </w:ins>
      <w:del w:id="793" w:author="Fong RERHANG" w:date="2021-06-13T19:35:00Z">
        <w:r w:rsidR="00EF18A7" w:rsidRPr="00B36340" w:rsidDel="00154A03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noj </w:delText>
        </w:r>
      </w:del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tshuaj</w:t>
      </w:r>
      <w:proofErr w:type="spellEnd"/>
    </w:p>
    <w:p w14:paraId="71AED519" w14:textId="739F97C8" w:rsidR="00EF18A7" w:rsidRPr="00FF7D47" w:rsidRDefault="00EF18A7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0"/>
          <w:szCs w:val="20"/>
        </w:rPr>
      </w:pPr>
      <w:proofErr w:type="spellStart"/>
      <w:r w:rsidRPr="00FF7D47">
        <w:rPr>
          <w:rFonts w:ascii="Comic Sans MS" w:hAnsi="Comic Sans MS"/>
          <w:color w:val="000000"/>
          <w:spacing w:val="1"/>
          <w:w w:val="115"/>
          <w:sz w:val="20"/>
          <w:szCs w:val="20"/>
        </w:rPr>
        <w:t>A</w:t>
      </w:r>
      <w:r w:rsidRPr="00FF7D47">
        <w:rPr>
          <w:rFonts w:ascii="Comic Sans MS" w:hAnsi="Comic Sans MS"/>
          <w:color w:val="000000"/>
          <w:w w:val="115"/>
          <w:sz w:val="20"/>
          <w:szCs w:val="20"/>
        </w:rPr>
        <w:t>WOL'ing</w:t>
      </w:r>
      <w:proofErr w:type="spellEnd"/>
      <w:r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 (</w:t>
      </w:r>
      <w:proofErr w:type="spellStart"/>
      <w:r w:rsidRPr="00FF7D47">
        <w:rPr>
          <w:rFonts w:ascii="Comic Sans MS" w:hAnsi="Comic Sans MS"/>
          <w:color w:val="000000"/>
          <w:w w:val="115"/>
          <w:sz w:val="20"/>
          <w:szCs w:val="20"/>
        </w:rPr>
        <w:t>khiav</w:t>
      </w:r>
      <w:proofErr w:type="spellEnd"/>
      <w:r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proofErr w:type="spellStart"/>
      <w:ins w:id="794" w:author="Fong RERHANG" w:date="2021-06-13T19:38:00Z">
        <w:r w:rsidR="00154A03">
          <w:rPr>
            <w:rFonts w:ascii="Comic Sans MS" w:hAnsi="Comic Sans MS"/>
            <w:color w:val="000000"/>
            <w:w w:val="115"/>
            <w:sz w:val="20"/>
            <w:szCs w:val="20"/>
          </w:rPr>
          <w:t>tawm</w:t>
        </w:r>
      </w:ins>
      <w:proofErr w:type="spellEnd"/>
      <w:del w:id="795" w:author="Fong RERHANG" w:date="2021-06-13T19:38:00Z">
        <w:r w:rsidRPr="00FF7D47" w:rsidDel="00154A03">
          <w:rPr>
            <w:rFonts w:ascii="Comic Sans MS" w:hAnsi="Comic Sans MS"/>
            <w:color w:val="000000"/>
            <w:w w:val="115"/>
            <w:sz w:val="20"/>
            <w:szCs w:val="20"/>
          </w:rPr>
          <w:delText>deb</w:delText>
        </w:r>
      </w:del>
      <w:r w:rsidRPr="00FF7D47">
        <w:rPr>
          <w:rFonts w:ascii="Comic Sans MS" w:hAnsi="Comic Sans MS"/>
          <w:color w:val="000000"/>
          <w:w w:val="115"/>
          <w:sz w:val="20"/>
          <w:szCs w:val="20"/>
        </w:rPr>
        <w:t>) los</w:t>
      </w:r>
      <w:r w:rsidR="00F87299"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 </w:t>
      </w:r>
      <w:r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sis sim </w:t>
      </w:r>
      <w:proofErr w:type="spellStart"/>
      <w:r w:rsidRPr="00FF7D47">
        <w:rPr>
          <w:rFonts w:ascii="Comic Sans MS" w:hAnsi="Comic Sans MS"/>
          <w:color w:val="000000"/>
          <w:w w:val="115"/>
          <w:sz w:val="20"/>
          <w:szCs w:val="20"/>
        </w:rPr>
        <w:t>rau</w:t>
      </w:r>
      <w:proofErr w:type="spellEnd"/>
      <w:r w:rsidRPr="00FF7D47">
        <w:rPr>
          <w:rFonts w:ascii="Comic Sans MS" w:hAnsi="Comic Sans MS"/>
          <w:color w:val="000000"/>
          <w:w w:val="115"/>
          <w:sz w:val="20"/>
          <w:szCs w:val="20"/>
        </w:rPr>
        <w:t xml:space="preserve"> AWOL</w:t>
      </w:r>
    </w:p>
    <w:p w14:paraId="5B320C21" w14:textId="3DF2FA9C" w:rsidR="00EF18A7" w:rsidRPr="00B36340" w:rsidRDefault="00EF18A7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del w:id="796" w:author="Fong RERHANG" w:date="2021-06-13T19:39:00Z">
        <w:r w:rsidRPr="00B36340" w:rsidDel="00154A03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delText>Poj niam txiv neej</w:delText>
        </w:r>
      </w:del>
      <w:ins w:id="797" w:author="Fong RERHANG" w:date="2021-06-13T19:39:00Z">
        <w:r w:rsidR="00154A03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S</w:t>
        </w:r>
      </w:ins>
      <w:ins w:id="798" w:author="Fong RERHANG" w:date="2021-06-13T19:40:00Z">
        <w:r w:rsidR="00154A03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 xml:space="preserve">ib </w:t>
        </w:r>
        <w:proofErr w:type="spellStart"/>
        <w:r w:rsidR="00154A03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deev</w:t>
        </w:r>
      </w:ins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los</w:t>
      </w:r>
      <w:r w:rsidR="00894788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Pr="00B36340">
        <w:rPr>
          <w:rFonts w:ascii="Comic Sans MS" w:hAnsi="Comic Sans MS"/>
          <w:color w:val="000000"/>
          <w:w w:val="110"/>
          <w:sz w:val="22"/>
          <w:szCs w:val="22"/>
        </w:rPr>
        <w:t>sis l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ub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cev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894788">
        <w:rPr>
          <w:rFonts w:ascii="Comic Sans MS" w:hAnsi="Comic Sans MS"/>
          <w:color w:val="000000"/>
          <w:w w:val="110"/>
          <w:sz w:val="22"/>
          <w:szCs w:val="22"/>
        </w:rPr>
        <w:t>ntawm</w:t>
      </w:r>
      <w:proofErr w:type="spellEnd"/>
      <w:r w:rsidR="00894788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tus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tau sib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chwv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ib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yam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twg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suav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nrog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B36340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del w:id="799" w:author="Fong RERHANG" w:date="2021-06-13T19:41:00Z">
        <w:r w:rsidRPr="00B36340" w:rsidDel="00154A03">
          <w:rPr>
            <w:rFonts w:ascii="Comic Sans MS" w:hAnsi="Comic Sans MS"/>
            <w:color w:val="000000"/>
            <w:w w:val="110"/>
            <w:sz w:val="22"/>
            <w:szCs w:val="22"/>
          </w:rPr>
          <w:delText>yuav nyob ua ke</w:delText>
        </w:r>
      </w:del>
      <w:ins w:id="800" w:author="Fong RERHANG" w:date="2021-06-13T19:41:00Z">
        <w:r w:rsidR="00154A03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pw </w:t>
        </w:r>
        <w:proofErr w:type="spellStart"/>
        <w:r w:rsidR="00154A03">
          <w:rPr>
            <w:rFonts w:ascii="Comic Sans MS" w:hAnsi="Comic Sans MS"/>
            <w:color w:val="000000"/>
            <w:w w:val="110"/>
            <w:sz w:val="22"/>
            <w:szCs w:val="22"/>
          </w:rPr>
          <w:t>ua</w:t>
        </w:r>
        <w:proofErr w:type="spellEnd"/>
        <w:r w:rsidR="00154A03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154A03">
          <w:rPr>
            <w:rFonts w:ascii="Comic Sans MS" w:hAnsi="Comic Sans MS"/>
            <w:color w:val="000000"/>
            <w:w w:val="110"/>
            <w:sz w:val="22"/>
            <w:szCs w:val="22"/>
          </w:rPr>
          <w:t>ke</w:t>
        </w:r>
      </w:ins>
      <w:proofErr w:type="spellEnd"/>
    </w:p>
    <w:p w14:paraId="2A082522" w14:textId="4CCD1EA3" w:rsidR="00EF18A7" w:rsidRPr="00B36340" w:rsidRDefault="00154A03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ins w:id="801" w:author="Fong RERHANG" w:date="2021-06-13T19:41:00Z">
        <w:r>
          <w:rPr>
            <w:rFonts w:ascii="Comic Sans MS" w:hAnsi="Comic Sans MS"/>
            <w:color w:val="000000"/>
            <w:w w:val="110"/>
            <w:sz w:val="22"/>
            <w:szCs w:val="22"/>
          </w:rPr>
          <w:t>M</w:t>
        </w:r>
        <w:r w:rsidRPr="00B36340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us </w:t>
        </w:r>
        <w:proofErr w:type="spellStart"/>
        <w:r w:rsidRPr="00B36340">
          <w:rPr>
            <w:rFonts w:ascii="Comic Sans MS" w:hAnsi="Comic Sans MS"/>
            <w:color w:val="000000"/>
            <w:w w:val="110"/>
            <w:sz w:val="22"/>
            <w:szCs w:val="22"/>
          </w:rPr>
          <w:t>xyuas</w:t>
        </w:r>
        <w:proofErr w:type="spellEnd"/>
        <w:r w:rsidRPr="00B36340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r>
          <w:rPr>
            <w:rFonts w:ascii="Comic Sans MS" w:hAnsi="Comic Sans MS"/>
            <w:color w:val="000000"/>
            <w:spacing w:val="2"/>
            <w:w w:val="110"/>
            <w:sz w:val="22"/>
            <w:szCs w:val="22"/>
          </w:rPr>
          <w:t>c</w:t>
        </w:r>
      </w:ins>
      <w:del w:id="802" w:author="Fong RERHANG" w:date="2021-06-13T19:41:00Z">
        <w:r w:rsidR="002B084E" w:rsidDel="00154A03">
          <w:rPr>
            <w:rFonts w:ascii="Comic Sans MS" w:hAnsi="Comic Sans MS"/>
            <w:color w:val="000000"/>
            <w:spacing w:val="2"/>
            <w:w w:val="110"/>
            <w:sz w:val="22"/>
            <w:szCs w:val="22"/>
          </w:rPr>
          <w:delText>C</w:delText>
        </w:r>
      </w:del>
      <w:r w:rsidR="002B084E">
        <w:rPr>
          <w:rFonts w:ascii="Comic Sans MS" w:hAnsi="Comic Sans MS"/>
          <w:color w:val="000000"/>
          <w:spacing w:val="2"/>
          <w:w w:val="110"/>
          <w:sz w:val="22"/>
          <w:szCs w:val="22"/>
        </w:rPr>
        <w:t xml:space="preserve">hav </w:t>
      </w:r>
      <w:proofErr w:type="spellStart"/>
      <w:r w:rsidR="002B084E">
        <w:rPr>
          <w:rFonts w:ascii="Comic Sans MS" w:hAnsi="Comic Sans MS"/>
          <w:color w:val="000000"/>
          <w:spacing w:val="2"/>
          <w:w w:val="110"/>
          <w:sz w:val="22"/>
          <w:szCs w:val="22"/>
        </w:rPr>
        <w:t>tsev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del w:id="803" w:author="Fong RERHANG" w:date="2021-06-13T19:41:00Z">
        <w:r w:rsidR="00EF18A7" w:rsidRPr="00B36340" w:rsidDel="00154A03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mus xyuas </w:delText>
        </w:r>
      </w:del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yam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tsis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tso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cai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, los</w:t>
      </w:r>
      <w:r w:rsidR="002B084E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sis '</w:t>
      </w:r>
      <w:proofErr w:type="spellStart"/>
      <w:r w:rsidR="002B084E" w:rsidRPr="00B36340">
        <w:rPr>
          <w:rFonts w:ascii="Comic Sans MS" w:hAnsi="Comic Sans MS"/>
          <w:color w:val="000000"/>
          <w:w w:val="110"/>
          <w:sz w:val="22"/>
          <w:szCs w:val="22"/>
        </w:rPr>
        <w:t>nkag</w:t>
      </w:r>
      <w:proofErr w:type="spellEnd"/>
      <w:r w:rsidR="002B084E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tsaus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ntuj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' (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tawm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chav tom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qab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>mus</w:t>
      </w:r>
      <w:proofErr w:type="spellEnd"/>
      <w:r w:rsidR="00EF18A7" w:rsidRPr="00B36340">
        <w:rPr>
          <w:rFonts w:ascii="Comic Sans MS" w:hAnsi="Comic Sans MS"/>
          <w:color w:val="000000"/>
          <w:w w:val="110"/>
          <w:sz w:val="22"/>
          <w:szCs w:val="22"/>
        </w:rPr>
        <w:t xml:space="preserve"> pw)</w:t>
      </w:r>
    </w:p>
    <w:p w14:paraId="15854659" w14:textId="2DB65C0E" w:rsidR="00EF18A7" w:rsidRPr="00194414" w:rsidRDefault="00C56E16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0"/>
          <w:szCs w:val="20"/>
        </w:rPr>
      </w:pP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Txhawb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="00194414"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nqa</w:t>
      </w:r>
      <w:proofErr w:type="spellEnd"/>
      <w:r w:rsidR="00194414"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koj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cov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phooj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ywg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kom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ib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leeg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ua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nruj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los</w:t>
      </w:r>
      <w:r w:rsidR="00194414"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sis </w:t>
      </w:r>
      <w:del w:id="804" w:author="Fong RERHANG" w:date="2021-06-13T19:42:00Z">
        <w:r w:rsidRPr="00194414" w:rsidDel="00154A03">
          <w:rPr>
            <w:rFonts w:ascii="Comic Sans MS" w:hAnsi="Comic Sans MS"/>
            <w:color w:val="000000"/>
            <w:spacing w:val="2"/>
            <w:w w:val="110"/>
            <w:sz w:val="20"/>
            <w:szCs w:val="20"/>
          </w:rPr>
          <w:delText>ua nruj ua tsiv</w:delText>
        </w:r>
      </w:del>
      <w:proofErr w:type="spellStart"/>
      <w:ins w:id="805" w:author="Fong RERHANG" w:date="2021-06-13T19:42:00Z">
        <w:r w:rsidR="00154A03">
          <w:rPr>
            <w:rFonts w:ascii="Comic Sans MS" w:hAnsi="Comic Sans MS"/>
            <w:color w:val="000000"/>
            <w:spacing w:val="2"/>
            <w:w w:val="110"/>
            <w:sz w:val="20"/>
            <w:szCs w:val="20"/>
          </w:rPr>
          <w:t>ua</w:t>
        </w:r>
        <w:proofErr w:type="spellEnd"/>
        <w:r w:rsidR="00154A03">
          <w:rPr>
            <w:rFonts w:ascii="Comic Sans MS" w:hAnsi="Comic Sans MS"/>
            <w:color w:val="000000"/>
            <w:spacing w:val="2"/>
            <w:w w:val="110"/>
            <w:sz w:val="20"/>
            <w:szCs w:val="20"/>
          </w:rPr>
          <w:t xml:space="preserve"> </w:t>
        </w:r>
        <w:proofErr w:type="spellStart"/>
        <w:r w:rsidR="00154A03">
          <w:rPr>
            <w:rFonts w:ascii="Comic Sans MS" w:hAnsi="Comic Sans MS"/>
            <w:color w:val="000000"/>
            <w:spacing w:val="2"/>
            <w:w w:val="110"/>
            <w:sz w:val="20"/>
            <w:szCs w:val="20"/>
          </w:rPr>
          <w:t>kev</w:t>
        </w:r>
        <w:proofErr w:type="spellEnd"/>
        <w:r w:rsidR="00154A03">
          <w:rPr>
            <w:rFonts w:ascii="Comic Sans MS" w:hAnsi="Comic Sans MS"/>
            <w:color w:val="000000"/>
            <w:spacing w:val="2"/>
            <w:w w:val="110"/>
            <w:sz w:val="20"/>
            <w:szCs w:val="20"/>
          </w:rPr>
          <w:t xml:space="preserve"> </w:t>
        </w:r>
        <w:proofErr w:type="spellStart"/>
        <w:r w:rsidR="00154A03">
          <w:rPr>
            <w:rFonts w:ascii="Comic Sans MS" w:hAnsi="Comic Sans MS"/>
            <w:color w:val="000000"/>
            <w:spacing w:val="2"/>
            <w:w w:val="110"/>
            <w:sz w:val="20"/>
            <w:szCs w:val="20"/>
          </w:rPr>
          <w:t>pheem</w:t>
        </w:r>
      </w:ins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, los</w:t>
      </w:r>
      <w:r w:rsidR="00194414"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sis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cuam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tshuam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rau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ib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qho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kev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kub</w:t>
      </w:r>
      <w:proofErr w:type="spellEnd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 xml:space="preserve"> </w:t>
      </w:r>
      <w:proofErr w:type="spellStart"/>
      <w:r w:rsidRPr="00194414">
        <w:rPr>
          <w:rFonts w:ascii="Comic Sans MS" w:hAnsi="Comic Sans MS"/>
          <w:color w:val="000000"/>
          <w:spacing w:val="2"/>
          <w:w w:val="110"/>
          <w:sz w:val="20"/>
          <w:szCs w:val="20"/>
        </w:rPr>
        <w:t>ntxhov</w:t>
      </w:r>
      <w:proofErr w:type="spellEnd"/>
    </w:p>
    <w:p w14:paraId="34E87244" w14:textId="05EBC06D" w:rsidR="00EF18A7" w:rsidRPr="00B36340" w:rsidRDefault="00194414" w:rsidP="000641D1">
      <w:pPr>
        <w:pStyle w:val="BodyText"/>
        <w:numPr>
          <w:ilvl w:val="2"/>
          <w:numId w:val="3"/>
        </w:numPr>
        <w:tabs>
          <w:tab w:val="left" w:pos="450"/>
        </w:tabs>
        <w:ind w:left="1152" w:hanging="432"/>
        <w:rPr>
          <w:rFonts w:ascii="Comic Sans MS" w:hAnsi="Comic Sans MS"/>
          <w:sz w:val="22"/>
          <w:szCs w:val="22"/>
        </w:rPr>
      </w:pPr>
      <w:proofErr w:type="spellStart"/>
      <w:r w:rsidRPr="00194414">
        <w:rPr>
          <w:rFonts w:ascii="Comic Sans MS" w:hAnsi="Comic Sans MS"/>
          <w:sz w:val="22"/>
          <w:szCs w:val="22"/>
        </w:rPr>
        <w:t>Nqa</w:t>
      </w:r>
      <w:proofErr w:type="spellEnd"/>
      <w:r w:rsidRPr="00194414">
        <w:rPr>
          <w:rFonts w:ascii="Comic Sans MS" w:hAnsi="Comic Sans MS"/>
          <w:sz w:val="22"/>
          <w:szCs w:val="22"/>
        </w:rPr>
        <w:t xml:space="preserve"> </w:t>
      </w:r>
      <w:proofErr w:type="spellStart"/>
      <w:r w:rsidRPr="00194414">
        <w:rPr>
          <w:rFonts w:ascii="Comic Sans MS" w:hAnsi="Comic Sans MS"/>
          <w:sz w:val="22"/>
          <w:szCs w:val="22"/>
        </w:rPr>
        <w:t>cov</w:t>
      </w:r>
      <w:proofErr w:type="spellEnd"/>
      <w:r w:rsidRPr="00194414">
        <w:rPr>
          <w:rFonts w:ascii="Comic Sans MS" w:hAnsi="Comic Sans MS"/>
          <w:sz w:val="22"/>
          <w:szCs w:val="22"/>
        </w:rPr>
        <w:t xml:space="preserve"> </w:t>
      </w:r>
      <w:proofErr w:type="spellStart"/>
      <w:r w:rsidRPr="00194414">
        <w:rPr>
          <w:rFonts w:ascii="Comic Sans MS" w:hAnsi="Comic Sans MS"/>
          <w:sz w:val="22"/>
          <w:szCs w:val="22"/>
        </w:rPr>
        <w:t>khoom</w:t>
      </w:r>
      <w:proofErr w:type="spellEnd"/>
      <w:ins w:id="806" w:author="Fong RERHANG" w:date="2021-06-13T19:43:00Z">
        <w:r w:rsidR="00154A03">
          <w:rPr>
            <w:rFonts w:ascii="Comic Sans MS" w:hAnsi="Comic Sans MS"/>
            <w:sz w:val="22"/>
            <w:szCs w:val="22"/>
          </w:rPr>
          <w:t xml:space="preserve"> </w:t>
        </w:r>
        <w:proofErr w:type="spellStart"/>
        <w:r w:rsidR="00154A03">
          <w:rPr>
            <w:rFonts w:ascii="Comic Sans MS" w:hAnsi="Comic Sans MS"/>
            <w:sz w:val="22"/>
            <w:szCs w:val="22"/>
          </w:rPr>
          <w:t>txwv</w:t>
        </w:r>
        <w:proofErr w:type="spellEnd"/>
        <w:r w:rsidR="00154A03">
          <w:rPr>
            <w:rFonts w:ascii="Comic Sans MS" w:hAnsi="Comic Sans MS"/>
            <w:sz w:val="22"/>
            <w:szCs w:val="22"/>
          </w:rPr>
          <w:t xml:space="preserve"> </w:t>
        </w:r>
        <w:proofErr w:type="spellStart"/>
        <w:r w:rsidR="00154A03">
          <w:rPr>
            <w:rFonts w:ascii="Comic Sans MS" w:hAnsi="Comic Sans MS"/>
            <w:sz w:val="22"/>
            <w:szCs w:val="22"/>
          </w:rPr>
          <w:t>mus</w:t>
        </w:r>
        <w:proofErr w:type="spellEnd"/>
        <w:r w:rsidR="00154A03">
          <w:rPr>
            <w:rFonts w:ascii="Comic Sans MS" w:hAnsi="Comic Sans MS"/>
            <w:sz w:val="22"/>
            <w:szCs w:val="22"/>
          </w:rPr>
          <w:t xml:space="preserve"> </w:t>
        </w:r>
        <w:proofErr w:type="spellStart"/>
        <w:r w:rsidR="00154A03">
          <w:rPr>
            <w:rFonts w:ascii="Comic Sans MS" w:hAnsi="Comic Sans MS"/>
            <w:sz w:val="22"/>
            <w:szCs w:val="22"/>
          </w:rPr>
          <w:t>rau</w:t>
        </w:r>
        <w:proofErr w:type="spellEnd"/>
        <w:r w:rsidR="00154A03">
          <w:rPr>
            <w:rFonts w:ascii="Comic Sans MS" w:hAnsi="Comic Sans MS"/>
            <w:sz w:val="22"/>
            <w:szCs w:val="22"/>
          </w:rPr>
          <w:t xml:space="preserve"> </w:t>
        </w:r>
        <w:proofErr w:type="spellStart"/>
        <w:r w:rsidR="00154A03">
          <w:rPr>
            <w:rFonts w:ascii="Comic Sans MS" w:hAnsi="Comic Sans MS"/>
            <w:sz w:val="22"/>
            <w:szCs w:val="22"/>
          </w:rPr>
          <w:t>hauv</w:t>
        </w:r>
        <w:proofErr w:type="spellEnd"/>
        <w:r w:rsidR="00154A03">
          <w:rPr>
            <w:rFonts w:ascii="Comic Sans MS" w:hAnsi="Comic Sans MS"/>
            <w:sz w:val="22"/>
            <w:szCs w:val="22"/>
          </w:rPr>
          <w:t xml:space="preserve"> chav </w:t>
        </w:r>
        <w:proofErr w:type="spellStart"/>
        <w:r w:rsidR="00154A03">
          <w:rPr>
            <w:rFonts w:ascii="Comic Sans MS" w:hAnsi="Comic Sans MS"/>
            <w:sz w:val="22"/>
            <w:szCs w:val="22"/>
          </w:rPr>
          <w:t>nyob</w:t>
        </w:r>
      </w:ins>
      <w:proofErr w:type="spellEnd"/>
      <w:del w:id="807" w:author="Fong RERHANG" w:date="2021-06-13T19:43:00Z">
        <w:r w:rsidRPr="00194414" w:rsidDel="00154A03">
          <w:rPr>
            <w:rFonts w:ascii="Comic Sans MS" w:hAnsi="Comic Sans MS"/>
            <w:sz w:val="22"/>
            <w:szCs w:val="22"/>
          </w:rPr>
          <w:delText xml:space="preserve"> sib cav mus rau chav ntsua</w:delText>
        </w:r>
        <w:r w:rsidDel="00154A03">
          <w:rPr>
            <w:rFonts w:ascii="Comic Sans MS" w:hAnsi="Comic Sans MS"/>
            <w:sz w:val="22"/>
            <w:szCs w:val="22"/>
          </w:rPr>
          <w:delText>m xyuas</w:delText>
        </w:r>
      </w:del>
    </w:p>
    <w:p w14:paraId="54745B71" w14:textId="77777777" w:rsidR="00DD34AA" w:rsidRPr="004978A2" w:rsidRDefault="00DD34AA" w:rsidP="004978A2">
      <w:pPr>
        <w:pStyle w:val="BodyText"/>
        <w:tabs>
          <w:tab w:val="left" w:pos="1731"/>
        </w:tabs>
        <w:spacing w:before="55" w:line="226" w:lineRule="auto"/>
        <w:ind w:left="90" w:right="427"/>
        <w:rPr>
          <w:rFonts w:ascii="Comic Sans MS" w:hAnsi="Comic Sans MS"/>
          <w:sz w:val="16"/>
          <w:szCs w:val="28"/>
        </w:rPr>
      </w:pPr>
    </w:p>
    <w:p w14:paraId="0EE4D57F" w14:textId="5123A84F" w:rsidR="007B5E80" w:rsidRPr="00D72866" w:rsidRDefault="000641D1" w:rsidP="00D72866">
      <w:pPr>
        <w:pStyle w:val="BodyText"/>
        <w:tabs>
          <w:tab w:val="left" w:pos="0"/>
        </w:tabs>
        <w:spacing w:before="39" w:line="236" w:lineRule="auto"/>
        <w:ind w:left="90" w:right="244"/>
        <w:jc w:val="both"/>
        <w:rPr>
          <w:rFonts w:ascii="Comic Sans MS" w:hAnsi="Comic Sans MS"/>
          <w:color w:val="000000"/>
          <w:w w:val="110"/>
          <w:sz w:val="22"/>
          <w:szCs w:val="22"/>
        </w:rPr>
      </w:pPr>
      <w:r>
        <w:rPr>
          <w:rFonts w:ascii="Comic Sans MS" w:hAnsi="Comic Sans MS"/>
          <w:w w:val="105"/>
        </w:rPr>
        <w:tab/>
      </w:r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Nov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yog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qee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qhov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ua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piv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txwv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vim li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cas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koj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thiaj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tuaj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w w:val="105"/>
          <w:sz w:val="22"/>
          <w:szCs w:val="22"/>
        </w:rPr>
        <w:t>yeem</w:t>
      </w:r>
      <w:proofErr w:type="spellEnd"/>
      <w:r w:rsidR="00BE37A5" w:rsidRPr="00D72866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ins w:id="808" w:author="Fong RERHANG" w:date="2021-06-13T19:44:00Z">
        <w:r w:rsidR="00D4096D">
          <w:rPr>
            <w:rFonts w:ascii="Comic Sans MS" w:hAnsi="Comic Sans MS"/>
            <w:w w:val="105"/>
            <w:sz w:val="22"/>
            <w:szCs w:val="22"/>
          </w:rPr>
          <w:t>raug</w:t>
        </w:r>
      </w:ins>
      <w:proofErr w:type="spellEnd"/>
      <w:del w:id="809" w:author="Fong RERHANG" w:date="2021-06-13T19:44:00Z">
        <w:r w:rsidR="00BE37A5" w:rsidRPr="00D72866" w:rsidDel="00D4096D">
          <w:rPr>
            <w:rFonts w:ascii="Comic Sans MS" w:hAnsi="Comic Sans MS"/>
            <w:w w:val="105"/>
            <w:sz w:val="22"/>
            <w:szCs w:val="22"/>
          </w:rPr>
          <w:delText>ua</w:delText>
        </w:r>
      </w:del>
      <w:r w:rsidR="00B977E1" w:rsidRPr="00D72866">
        <w:rPr>
          <w:rFonts w:ascii="Comic Sans MS" w:hAnsi="Comic Sans MS" w:cs="Arial"/>
          <w:color w:val="FFC000"/>
          <w:spacing w:val="-1"/>
          <w:w w:val="105"/>
          <w:sz w:val="22"/>
          <w:szCs w:val="22"/>
        </w:rPr>
        <w:t xml:space="preserve"> D</w:t>
      </w:r>
      <w:ins w:id="810" w:author="Fong RERHANG" w:date="2021-06-13T19:45:00Z">
        <w:r w:rsidR="00D4096D">
          <w:rPr>
            <w:rFonts w:ascii="Comic Sans MS" w:hAnsi="Comic Sans MS" w:cs="Arial"/>
            <w:color w:val="FFC000"/>
            <w:spacing w:val="-1"/>
            <w:w w:val="105"/>
            <w:sz w:val="22"/>
            <w:szCs w:val="22"/>
          </w:rPr>
          <w:t>AJ</w:t>
        </w:r>
      </w:ins>
      <w:del w:id="811" w:author="Fong RERHANG" w:date="2021-06-13T19:45:00Z">
        <w:r w:rsidR="00B977E1" w:rsidRPr="00D72866" w:rsidDel="00D4096D">
          <w:rPr>
            <w:rFonts w:ascii="Comic Sans MS" w:hAnsi="Comic Sans MS" w:cs="Arial"/>
            <w:color w:val="FFC000"/>
            <w:spacing w:val="-1"/>
            <w:w w:val="105"/>
            <w:sz w:val="22"/>
            <w:szCs w:val="22"/>
          </w:rPr>
          <w:delText>aj</w:delText>
        </w:r>
      </w:del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: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Koj</w:t>
      </w:r>
      <w:proofErr w:type="spellEnd"/>
      <w:del w:id="812" w:author="Fong RERHANG" w:date="2021-06-13T19:45:00Z">
        <w:r w:rsidR="00BE37A5" w:rsidRPr="00D72866" w:rsidDel="00D4096D">
          <w:rPr>
            <w:rFonts w:ascii="Comic Sans MS" w:hAnsi="Comic Sans MS"/>
            <w:color w:val="000000"/>
            <w:w w:val="105"/>
            <w:sz w:val="22"/>
            <w:szCs w:val="22"/>
          </w:rPr>
          <w:delText xml:space="preserve"> yuav</w:delText>
        </w:r>
      </w:del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cais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koj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kheej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tawm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ntawm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lwm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,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tsis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kam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txuas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lus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, pw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txhua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lub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sij</w:t>
      </w:r>
      <w:proofErr w:type="spellEnd"/>
      <w:r w:rsidR="00CF3438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hawm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, los</w:t>
      </w:r>
      <w:r w:rsidR="00CF3438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sis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tsis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ua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txaus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rau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kev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saib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xyuas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tus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kheej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thiab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kev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nyiam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huv</w:t>
      </w:r>
      <w:proofErr w:type="spellEnd"/>
      <w:r w:rsidR="00BE37A5" w:rsidRPr="00D72866">
        <w:rPr>
          <w:rFonts w:ascii="Comic Sans MS" w:hAnsi="Comic Sans MS"/>
          <w:color w:val="000000"/>
          <w:w w:val="105"/>
          <w:sz w:val="22"/>
          <w:szCs w:val="22"/>
        </w:rPr>
        <w:t>.</w:t>
      </w:r>
      <w:r w:rsidR="00BE37A5" w:rsidRPr="00D72866">
        <w:rPr>
          <w:rFonts w:ascii="Comic Sans MS" w:hAnsi="Comic Sans MS" w:cs="Arial"/>
          <w:color w:val="FFC000"/>
          <w:w w:val="110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Lwm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yam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piv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txwv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ntawm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r w:rsidR="00BE37A5" w:rsidRPr="00D72866">
        <w:rPr>
          <w:rFonts w:ascii="Comic Sans MS" w:hAnsi="Comic Sans MS" w:cs="Arial"/>
          <w:color w:val="FFC000"/>
          <w:w w:val="110"/>
          <w:sz w:val="22"/>
          <w:szCs w:val="22"/>
        </w:rPr>
        <w:t>DAJ</w:t>
      </w:r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co</w:t>
      </w:r>
      <w:r w:rsidR="00CF3438" w:rsidRPr="00D72866">
        <w:rPr>
          <w:rFonts w:ascii="Comic Sans MS" w:hAnsi="Comic Sans MS"/>
          <w:sz w:val="22"/>
          <w:szCs w:val="22"/>
        </w:rPr>
        <w:t>v</w:t>
      </w:r>
      <w:proofErr w:type="spellEnd"/>
      <w:del w:id="813" w:author="Fong RERHANG" w:date="2021-06-13T19:46:00Z">
        <w:r w:rsidR="00BE37A5" w:rsidRPr="00D72866" w:rsidDel="00D4096D">
          <w:rPr>
            <w:rFonts w:ascii="Comic Sans MS" w:hAnsi="Comic Sans MS"/>
            <w:sz w:val="22"/>
            <w:szCs w:val="22"/>
          </w:rPr>
          <w:delText xml:space="preserve"> tus</w:delText>
        </w:r>
      </w:del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cwj</w:t>
      </w:r>
      <w:proofErr w:type="spellEnd"/>
      <w:r w:rsidR="00BE37A5" w:rsidRPr="00D72866">
        <w:rPr>
          <w:rFonts w:ascii="Comic Sans MS" w:hAnsi="Comic Sans MS"/>
          <w:sz w:val="22"/>
          <w:szCs w:val="22"/>
        </w:rPr>
        <w:t xml:space="preserve"> </w:t>
      </w:r>
      <w:proofErr w:type="spellStart"/>
      <w:r w:rsidR="00BE37A5" w:rsidRPr="00D72866">
        <w:rPr>
          <w:rFonts w:ascii="Comic Sans MS" w:hAnsi="Comic Sans MS"/>
          <w:sz w:val="22"/>
          <w:szCs w:val="22"/>
        </w:rPr>
        <w:t>pwm</w:t>
      </w:r>
      <w:proofErr w:type="spellEnd"/>
      <w:r w:rsidR="007B5E80" w:rsidRPr="00D72866">
        <w:rPr>
          <w:rFonts w:ascii="Comic Sans MS" w:hAnsi="Comic Sans MS"/>
          <w:color w:val="000000"/>
          <w:w w:val="110"/>
          <w:sz w:val="22"/>
          <w:szCs w:val="22"/>
        </w:rPr>
        <w:t>:</w:t>
      </w:r>
    </w:p>
    <w:p w14:paraId="3741E980" w14:textId="5A260251" w:rsidR="006C6E21" w:rsidRPr="004670AE" w:rsidRDefault="006C6E21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qhov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chaw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muaj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nyab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xeeb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los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ntawm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kam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raws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cai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nyab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xeeb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los</w:t>
      </w:r>
      <w:r w:rsidR="002A5F4A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sis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neeg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lastRenderedPageBreak/>
        <w:t>hauj</w:t>
      </w:r>
      <w:proofErr w:type="spellEnd"/>
      <w:r w:rsidR="002A5F4A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lus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qhia</w:t>
      </w:r>
      <w:proofErr w:type="spellEnd"/>
    </w:p>
    <w:p w14:paraId="76A7A086" w14:textId="4F22A5C2" w:rsidR="006C6E21" w:rsidRPr="004670AE" w:rsidRDefault="006C6E21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del w:id="814" w:author="Fong RERHANG" w:date="2021-06-13T19:48:00Z">
        <w:r w:rsidRPr="004670AE" w:rsidDel="00D4096D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delText>Raug ntaus</w:delText>
        </w:r>
      </w:del>
      <w:proofErr w:type="spellStart"/>
      <w:ins w:id="815" w:author="Fong RERHANG" w:date="2021-06-13T19:48:00Z">
        <w:r w:rsidR="00D4096D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Nqw</w:t>
        </w:r>
      </w:ins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nrov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, </w:t>
      </w:r>
      <w:proofErr w:type="spellStart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rau</w:t>
      </w:r>
      <w:proofErr w:type="spellEnd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mob</w:t>
      </w:r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thiab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saib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taus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tus</w:t>
      </w:r>
      <w:proofErr w:type="spellEnd"/>
    </w:p>
    <w:p w14:paraId="17C62A65" w14:textId="63159A49" w:rsidR="006C6E21" w:rsidRPr="004670AE" w:rsidRDefault="006C6E21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mus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koom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nrog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tej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hauj</w:t>
      </w:r>
      <w:proofErr w:type="spellEnd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los</w:t>
      </w:r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sis </w:t>
      </w:r>
      <w:proofErr w:type="spellStart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pab</w:t>
      </w:r>
      <w:proofErr w:type="spellEnd"/>
      <w:r w:rsidR="004E30CC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pawg</w:t>
      </w:r>
      <w:proofErr w:type="spellEnd"/>
    </w:p>
    <w:p w14:paraId="285525F5" w14:textId="7F3DEEB2" w:rsidR="006C6E21" w:rsidRPr="004670AE" w:rsidRDefault="006C6E21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coj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uas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del w:id="816" w:author="Fong RERHANG" w:date="2021-06-13T19:50:00Z">
        <w:r w:rsidRPr="004670AE" w:rsidDel="00D4096D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delText xml:space="preserve">ua </w:delText>
        </w:r>
      </w:del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rau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muaj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841A16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kub</w:t>
      </w:r>
      <w:proofErr w:type="spellEnd"/>
      <w:r w:rsidR="00841A16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841A16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txov</w:t>
      </w:r>
      <w:proofErr w:type="spellEnd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loj</w:t>
      </w:r>
      <w:proofErr w:type="spellEnd"/>
    </w:p>
    <w:p w14:paraId="659DE37F" w14:textId="28FE3D03" w:rsidR="006C6E21" w:rsidRPr="004670AE" w:rsidRDefault="00D4096D" w:rsidP="006C6E21">
      <w:pPr>
        <w:pStyle w:val="BodyText"/>
        <w:numPr>
          <w:ilvl w:val="2"/>
          <w:numId w:val="12"/>
        </w:numPr>
        <w:tabs>
          <w:tab w:val="left" w:pos="450"/>
        </w:tabs>
        <w:ind w:left="1152" w:hanging="432"/>
        <w:rPr>
          <w:rFonts w:ascii="Comic Sans MS" w:hAnsi="Comic Sans MS"/>
          <w:color w:val="000000"/>
          <w:spacing w:val="1"/>
          <w:w w:val="110"/>
          <w:sz w:val="22"/>
          <w:szCs w:val="22"/>
        </w:rPr>
      </w:pPr>
      <w:proofErr w:type="spellStart"/>
      <w:ins w:id="817" w:author="Fong RERHANG" w:date="2021-06-13T19:50:00Z"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>Muab</w:t>
        </w:r>
        <w:proofErr w:type="spellEnd"/>
        <w:r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t xml:space="preserve"> </w:t>
        </w:r>
      </w:ins>
      <w:del w:id="818" w:author="Fong RERHANG" w:date="2021-06-13T19:50:00Z">
        <w:r w:rsidR="009212A6" w:rsidRPr="004670AE" w:rsidDel="00D4096D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delText>txob</w:delText>
        </w:r>
        <w:r w:rsidR="006C6E21" w:rsidRPr="004670AE" w:rsidDel="00D4096D">
          <w:rPr>
            <w:rFonts w:ascii="Comic Sans MS" w:hAnsi="Comic Sans MS"/>
            <w:color w:val="000000"/>
            <w:spacing w:val="1"/>
            <w:w w:val="110"/>
            <w:sz w:val="22"/>
            <w:szCs w:val="22"/>
          </w:rPr>
          <w:delText xml:space="preserve"> </w:delText>
        </w:r>
      </w:del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los</w:t>
      </w:r>
      <w:r w:rsidR="009212A6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sis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siv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tus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li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khoom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yam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tsis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tau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kev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tso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cai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(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khaub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ncaws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,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ntawv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,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thiab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</w:t>
      </w:r>
      <w:proofErr w:type="spellStart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>lwm</w:t>
      </w:r>
      <w:proofErr w:type="spellEnd"/>
      <w:r w:rsidR="006C6E21" w:rsidRPr="004670AE">
        <w:rPr>
          <w:rFonts w:ascii="Comic Sans MS" w:hAnsi="Comic Sans MS"/>
          <w:color w:val="000000"/>
          <w:spacing w:val="1"/>
          <w:w w:val="110"/>
          <w:sz w:val="22"/>
          <w:szCs w:val="22"/>
        </w:rPr>
        <w:t xml:space="preserve"> yam)</w:t>
      </w:r>
    </w:p>
    <w:p w14:paraId="4C0078F0" w14:textId="4C505326" w:rsidR="00DD34AA" w:rsidRPr="002D2B5C" w:rsidRDefault="00CD575B" w:rsidP="002D2B5C">
      <w:pPr>
        <w:pStyle w:val="BodyText"/>
        <w:ind w:left="90"/>
        <w:rPr>
          <w:rFonts w:ascii="Comic Sans MS" w:hAnsi="Comic Sans MS"/>
          <w:w w:val="105"/>
        </w:rPr>
      </w:pPr>
      <w:r w:rsidRPr="00CD575B">
        <w:rPr>
          <w:rFonts w:ascii="Comic Sans MS" w:hAnsi="Comic Sans MS"/>
          <w:noProof/>
          <w:color w:val="00007F"/>
          <w:spacing w:val="-5"/>
          <w:w w:val="110"/>
          <w:sz w:val="36"/>
        </w:rPr>
        <w:drawing>
          <wp:anchor distT="0" distB="0" distL="114300" distR="114300" simplePos="0" relativeHeight="251670016" behindDoc="0" locked="0" layoutInCell="1" allowOverlap="1" wp14:anchorId="01056728" wp14:editId="47531D02">
            <wp:simplePos x="0" y="0"/>
            <wp:positionH relativeFrom="column">
              <wp:posOffset>5450092</wp:posOffset>
            </wp:positionH>
            <wp:positionV relativeFrom="paragraph">
              <wp:posOffset>24130</wp:posOffset>
            </wp:positionV>
            <wp:extent cx="2939415" cy="1960245"/>
            <wp:effectExtent l="19050" t="19050" r="13335" b="20955"/>
            <wp:wrapSquare wrapText="bothSides"/>
            <wp:docPr id="297" name="Picture 297" descr="H:\Counselor with teen boy -- iStock_000022048466Mediu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Counselor with teen boy -- iStock_000022048466Medium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15" cy="19602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4B4" w:rsidRPr="00AC0B2A">
        <w:rPr>
          <w:rFonts w:ascii="Comic Sans MS" w:hAnsi="Comic Sans MS"/>
          <w:w w:val="105"/>
        </w:rPr>
        <w:tab/>
      </w:r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Nov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yog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qee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qhov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ua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piv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txwv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vim li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cas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koj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thiaj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tuaj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r w:rsidR="00286DA4" w:rsidRPr="00FA470A">
        <w:rPr>
          <w:rFonts w:ascii="Comic Sans MS" w:hAnsi="Comic Sans MS"/>
          <w:w w:val="105"/>
          <w:sz w:val="22"/>
          <w:szCs w:val="22"/>
        </w:rPr>
        <w:t>yeem</w:t>
      </w:r>
      <w:proofErr w:type="spellEnd"/>
      <w:r w:rsidR="00286DA4" w:rsidRPr="00FA470A">
        <w:rPr>
          <w:rFonts w:ascii="Comic Sans MS" w:hAnsi="Comic Sans MS"/>
          <w:w w:val="105"/>
          <w:sz w:val="22"/>
          <w:szCs w:val="22"/>
        </w:rPr>
        <w:t xml:space="preserve"> </w:t>
      </w:r>
      <w:proofErr w:type="spellStart"/>
      <w:ins w:id="819" w:author="Fong RERHANG" w:date="2021-06-13T19:51:00Z">
        <w:r w:rsidR="00D4096D">
          <w:rPr>
            <w:rFonts w:ascii="Comic Sans MS" w:hAnsi="Comic Sans MS"/>
            <w:w w:val="105"/>
            <w:sz w:val="22"/>
            <w:szCs w:val="22"/>
          </w:rPr>
          <w:t>raug</w:t>
        </w:r>
      </w:ins>
      <w:proofErr w:type="spellEnd"/>
      <w:del w:id="820" w:author="Fong RERHANG" w:date="2021-06-13T19:51:00Z">
        <w:r w:rsidR="00286DA4" w:rsidRPr="00FA470A" w:rsidDel="00D4096D">
          <w:rPr>
            <w:rFonts w:ascii="Comic Sans MS" w:hAnsi="Comic Sans MS"/>
            <w:w w:val="105"/>
            <w:sz w:val="22"/>
            <w:szCs w:val="22"/>
          </w:rPr>
          <w:delText>ua</w:delText>
        </w:r>
      </w:del>
      <w:r w:rsidR="000D6367" w:rsidRPr="00FA470A">
        <w:rPr>
          <w:rFonts w:ascii="Comic Sans MS" w:hAnsi="Comic Sans MS" w:cs="Arial"/>
          <w:b/>
          <w:color w:val="00B050"/>
          <w:spacing w:val="4"/>
          <w:w w:val="105"/>
          <w:sz w:val="22"/>
          <w:szCs w:val="22"/>
        </w:rPr>
        <w:t xml:space="preserve"> </w:t>
      </w:r>
      <w:proofErr w:type="spellStart"/>
      <w:r w:rsidR="000D6367" w:rsidRPr="00FA470A">
        <w:rPr>
          <w:rFonts w:ascii="Comic Sans MS" w:hAnsi="Comic Sans MS" w:cs="Arial"/>
          <w:b/>
          <w:color w:val="00B050"/>
          <w:spacing w:val="4"/>
          <w:w w:val="105"/>
          <w:sz w:val="22"/>
          <w:szCs w:val="22"/>
        </w:rPr>
        <w:t>Ntsuab</w:t>
      </w:r>
      <w:proofErr w:type="spellEnd"/>
      <w:r w:rsidR="00DD34AA" w:rsidRPr="00FA470A">
        <w:rPr>
          <w:rFonts w:ascii="Comic Sans MS" w:hAnsi="Comic Sans MS"/>
          <w:w w:val="105"/>
          <w:sz w:val="22"/>
          <w:szCs w:val="22"/>
        </w:rPr>
        <w:t>:</w:t>
      </w:r>
    </w:p>
    <w:p w14:paraId="492C7431" w14:textId="3DFA1E41" w:rsidR="00DD34AA" w:rsidRPr="0034297B" w:rsidRDefault="000E3A4D" w:rsidP="00CE34B4">
      <w:pPr>
        <w:pStyle w:val="BodyText"/>
        <w:numPr>
          <w:ilvl w:val="0"/>
          <w:numId w:val="14"/>
        </w:numPr>
        <w:tabs>
          <w:tab w:val="left" w:pos="450"/>
        </w:tabs>
        <w:spacing w:before="55" w:line="226" w:lineRule="auto"/>
        <w:ind w:right="1343"/>
        <w:rPr>
          <w:rFonts w:ascii="Comic Sans MS" w:hAnsi="Comic Sans MS"/>
          <w:sz w:val="22"/>
          <w:szCs w:val="22"/>
        </w:rPr>
      </w:pP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7F5658"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>coj</w:t>
      </w:r>
      <w:proofErr w:type="spellEnd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 xml:space="preserve"> </w:t>
      </w:r>
      <w:proofErr w:type="spellStart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>tus</w:t>
      </w:r>
      <w:proofErr w:type="spellEnd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 xml:space="preserve"> </w:t>
      </w:r>
      <w:proofErr w:type="spellStart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>cwj</w:t>
      </w:r>
      <w:proofErr w:type="spellEnd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 xml:space="preserve"> </w:t>
      </w:r>
      <w:proofErr w:type="spellStart"/>
      <w:r w:rsidR="007F5658" w:rsidRPr="0034297B">
        <w:rPr>
          <w:rFonts w:ascii="Comic Sans MS" w:hAnsi="Comic Sans MS"/>
          <w:b/>
          <w:color w:val="00B050"/>
          <w:spacing w:val="1"/>
          <w:w w:val="110"/>
          <w:sz w:val="22"/>
          <w:szCs w:val="22"/>
        </w:rPr>
        <w:t>pwm</w:t>
      </w:r>
      <w:proofErr w:type="spellEnd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yam </w:t>
      </w:r>
      <w:proofErr w:type="spellStart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xyuam</w:t>
      </w:r>
      <w:proofErr w:type="spellEnd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del w:id="821" w:author="Fong RERHANG" w:date="2021-06-13T19:52:00Z">
        <w:r w:rsidRPr="0034297B" w:rsidDel="00D4096D">
          <w:rPr>
            <w:rFonts w:ascii="Comic Sans MS" w:hAnsi="Comic Sans MS"/>
            <w:b/>
            <w:color w:val="00B050"/>
            <w:w w:val="110"/>
            <w:sz w:val="22"/>
            <w:szCs w:val="22"/>
          </w:rPr>
          <w:delText xml:space="preserve">xim </w:delText>
        </w:r>
      </w:del>
      <w:ins w:id="822" w:author="Fong RERHANG" w:date="2021-06-13T19:52:00Z">
        <w:r w:rsidR="00D4096D">
          <w:rPr>
            <w:rFonts w:ascii="Comic Sans MS" w:hAnsi="Comic Sans MS"/>
            <w:b/>
            <w:color w:val="00B050"/>
            <w:w w:val="110"/>
            <w:sz w:val="22"/>
            <w:szCs w:val="22"/>
          </w:rPr>
          <w:t>zoo</w:t>
        </w:r>
        <w:r w:rsidR="00D4096D" w:rsidRPr="0034297B">
          <w:rPr>
            <w:rFonts w:ascii="Comic Sans MS" w:hAnsi="Comic Sans MS"/>
            <w:b/>
            <w:color w:val="00B050"/>
            <w:w w:val="110"/>
            <w:sz w:val="22"/>
            <w:szCs w:val="22"/>
          </w:rPr>
          <w:t xml:space="preserve"> </w:t>
        </w:r>
      </w:ins>
      <w:proofErr w:type="spellStart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thiab</w:t>
      </w:r>
      <w:proofErr w:type="spellEnd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ins w:id="823" w:author="Fong RERHANG" w:date="2021-06-13T19:53:00Z">
        <w:r w:rsidR="00D4096D">
          <w:rPr>
            <w:rFonts w:ascii="Comic Sans MS" w:hAnsi="Comic Sans MS"/>
            <w:b/>
            <w:color w:val="00B050"/>
            <w:w w:val="110"/>
            <w:sz w:val="22"/>
            <w:szCs w:val="22"/>
          </w:rPr>
          <w:t>tiav</w:t>
        </w:r>
        <w:proofErr w:type="spellEnd"/>
        <w:r w:rsidR="00D4096D">
          <w:rPr>
            <w:rFonts w:ascii="Comic Sans MS" w:hAnsi="Comic Sans MS"/>
            <w:b/>
            <w:color w:val="00B050"/>
            <w:w w:val="110"/>
            <w:sz w:val="22"/>
            <w:szCs w:val="22"/>
          </w:rPr>
          <w:t xml:space="preserve"> </w:t>
        </w:r>
        <w:proofErr w:type="spellStart"/>
        <w:r w:rsidR="00D4096D">
          <w:rPr>
            <w:rFonts w:ascii="Comic Sans MS" w:hAnsi="Comic Sans MS"/>
            <w:b/>
            <w:color w:val="00B050"/>
            <w:w w:val="110"/>
            <w:sz w:val="22"/>
            <w:szCs w:val="22"/>
          </w:rPr>
          <w:t>lub</w:t>
        </w:r>
        <w:proofErr w:type="spellEnd"/>
        <w:r w:rsidR="00D4096D">
          <w:rPr>
            <w:rFonts w:ascii="Comic Sans MS" w:hAnsi="Comic Sans MS"/>
            <w:b/>
            <w:color w:val="00B050"/>
            <w:w w:val="110"/>
            <w:sz w:val="22"/>
            <w:szCs w:val="22"/>
          </w:rPr>
          <w:t xml:space="preserve"> </w:t>
        </w:r>
        <w:proofErr w:type="spellStart"/>
        <w:r w:rsidR="00D4096D">
          <w:rPr>
            <w:rFonts w:ascii="Comic Sans MS" w:hAnsi="Comic Sans MS"/>
            <w:b/>
            <w:color w:val="00B050"/>
            <w:w w:val="110"/>
            <w:sz w:val="22"/>
            <w:szCs w:val="22"/>
          </w:rPr>
          <w:t>luag</w:t>
        </w:r>
        <w:proofErr w:type="spellEnd"/>
        <w:r w:rsidR="00D4096D">
          <w:rPr>
            <w:rFonts w:ascii="Comic Sans MS" w:hAnsi="Comic Sans MS"/>
            <w:b/>
            <w:color w:val="00B050"/>
            <w:w w:val="110"/>
            <w:sz w:val="22"/>
            <w:szCs w:val="22"/>
          </w:rPr>
          <w:t xml:space="preserve"> </w:t>
        </w:r>
        <w:proofErr w:type="spellStart"/>
        <w:r w:rsidR="00D4096D">
          <w:rPr>
            <w:rFonts w:ascii="Comic Sans MS" w:hAnsi="Comic Sans MS"/>
            <w:b/>
            <w:color w:val="00B050"/>
            <w:w w:val="110"/>
            <w:sz w:val="22"/>
            <w:szCs w:val="22"/>
          </w:rPr>
          <w:t>huaj</w:t>
        </w:r>
        <w:proofErr w:type="spellEnd"/>
        <w:r w:rsidR="00D4096D">
          <w:rPr>
            <w:rFonts w:ascii="Comic Sans MS" w:hAnsi="Comic Sans MS"/>
            <w:b/>
            <w:color w:val="00B050"/>
            <w:w w:val="110"/>
            <w:sz w:val="22"/>
            <w:szCs w:val="22"/>
          </w:rPr>
          <w:t xml:space="preserve"> </w:t>
        </w:r>
        <w:proofErr w:type="spellStart"/>
        <w:r w:rsidR="00D4096D">
          <w:rPr>
            <w:rFonts w:ascii="Comic Sans MS" w:hAnsi="Comic Sans MS"/>
            <w:b/>
            <w:color w:val="00B050"/>
            <w:w w:val="110"/>
            <w:sz w:val="22"/>
            <w:szCs w:val="22"/>
          </w:rPr>
          <w:t>lwm</w:t>
        </w:r>
      </w:ins>
      <w:proofErr w:type="spellEnd"/>
      <w:del w:id="824" w:author="Fong RERHANG" w:date="2021-06-13T19:53:00Z">
        <w:r w:rsidRPr="0034297B" w:rsidDel="00D4096D">
          <w:rPr>
            <w:rFonts w:ascii="Comic Sans MS" w:hAnsi="Comic Sans MS"/>
            <w:b/>
            <w:color w:val="00B050"/>
            <w:w w:val="110"/>
            <w:sz w:val="22"/>
            <w:szCs w:val="22"/>
          </w:rPr>
          <w:delText>lav ris</w:delText>
        </w:r>
      </w:del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,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koom</w:t>
      </w:r>
      <w:proofErr w:type="spellEnd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nrog</w:t>
      </w:r>
      <w:proofErr w:type="spellEnd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kom</w:t>
      </w:r>
      <w:proofErr w:type="spellEnd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proofErr w:type="spellStart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>tiav</w:t>
      </w:r>
      <w:proofErr w:type="spellEnd"/>
      <w:r w:rsidR="00931C78" w:rsidRPr="0034297B">
        <w:rPr>
          <w:rFonts w:ascii="Comic Sans MS" w:hAnsi="Comic Sans MS"/>
          <w:b/>
          <w:color w:val="00B050"/>
          <w:w w:val="110"/>
          <w:sz w:val="22"/>
          <w:szCs w:val="22"/>
        </w:rPr>
        <w:t xml:space="preserve"> </w:t>
      </w:r>
      <w:del w:id="825" w:author="Fong RERHANG" w:date="2021-06-13T19:54:00Z">
        <w:r w:rsidRPr="0034297B" w:rsidDel="00D4096D">
          <w:rPr>
            <w:rFonts w:ascii="Comic Sans MS" w:hAnsi="Comic Sans MS"/>
            <w:color w:val="000000"/>
            <w:spacing w:val="23"/>
            <w:w w:val="110"/>
            <w:sz w:val="22"/>
            <w:szCs w:val="22"/>
          </w:rPr>
          <w:delText>kuv</w:delText>
        </w:r>
        <w:r w:rsidRPr="0034297B" w:rsidDel="00D4096D">
          <w:rPr>
            <w:rFonts w:ascii="Comic Sans MS" w:hAnsi="Comic Sans MS"/>
            <w:color w:val="000000"/>
            <w:w w:val="110"/>
            <w:sz w:val="22"/>
            <w:szCs w:val="22"/>
          </w:rPr>
          <w:delText>n</w:delText>
        </w:r>
      </w:del>
      <w:proofErr w:type="spellStart"/>
      <w:ins w:id="826" w:author="Fong RERHANG" w:date="2021-06-13T19:54:00Z">
        <w:r w:rsidR="00D4096D">
          <w:rPr>
            <w:rFonts w:ascii="Comic Sans MS" w:hAnsi="Comic Sans MS"/>
            <w:color w:val="000000"/>
            <w:w w:val="110"/>
            <w:sz w:val="22"/>
            <w:szCs w:val="22"/>
          </w:rPr>
          <w:t>rau</w:t>
        </w:r>
        <w:proofErr w:type="spellEnd"/>
        <w:r w:rsidR="00D4096D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D4096D">
          <w:rPr>
            <w:rFonts w:ascii="Comic Sans MS" w:hAnsi="Comic Sans MS"/>
            <w:color w:val="000000"/>
            <w:w w:val="110"/>
            <w:sz w:val="22"/>
            <w:szCs w:val="22"/>
          </w:rPr>
          <w:t>lub</w:t>
        </w:r>
        <w:proofErr w:type="spellEnd"/>
        <w:r w:rsidR="00D4096D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D4096D">
          <w:rPr>
            <w:rFonts w:ascii="Comic Sans MS" w:hAnsi="Comic Sans MS"/>
            <w:color w:val="000000"/>
            <w:w w:val="110"/>
            <w:sz w:val="22"/>
            <w:szCs w:val="22"/>
          </w:rPr>
          <w:t>Khoos</w:t>
        </w:r>
        <w:proofErr w:type="spellEnd"/>
        <w:r w:rsidR="00D4096D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kas</w:t>
        </w:r>
      </w:ins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del w:id="827" w:author="Fong RERHANG" w:date="2021-06-13T19:55:00Z">
        <w:r w:rsidRPr="0034297B" w:rsidDel="00E345C1">
          <w:rPr>
            <w:rFonts w:ascii="Comic Sans MS" w:hAnsi="Comic Sans MS"/>
            <w:color w:val="000000"/>
            <w:w w:val="110"/>
            <w:sz w:val="22"/>
            <w:szCs w:val="22"/>
          </w:rPr>
          <w:delText>cov kev pab rau qhov zoo</w:delText>
        </w:r>
      </w:del>
      <w:ins w:id="828" w:author="Fong RERHANG" w:date="2021-06-13T19:55:00Z"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>yam</w:t>
        </w:r>
      </w:ins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li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peev</w:t>
      </w:r>
      <w:proofErr w:type="spellEnd"/>
      <w:r w:rsidRPr="0034297B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Pr="0034297B">
        <w:rPr>
          <w:rFonts w:ascii="Comic Sans MS" w:hAnsi="Comic Sans MS"/>
          <w:color w:val="000000"/>
          <w:w w:val="110"/>
          <w:sz w:val="22"/>
          <w:szCs w:val="22"/>
        </w:rPr>
        <w:t>xwm</w:t>
      </w:r>
      <w:proofErr w:type="spellEnd"/>
      <w:r w:rsidR="00DD34AA" w:rsidRPr="0034297B">
        <w:rPr>
          <w:rFonts w:ascii="Comic Sans MS" w:hAnsi="Comic Sans MS"/>
          <w:color w:val="000000"/>
          <w:w w:val="110"/>
          <w:sz w:val="22"/>
          <w:szCs w:val="22"/>
        </w:rPr>
        <w:t>.</w:t>
      </w:r>
    </w:p>
    <w:p w14:paraId="49724FF2" w14:textId="77777777" w:rsidR="00C46099" w:rsidRPr="00AC0B2A" w:rsidRDefault="00C46099" w:rsidP="004978A2">
      <w:pPr>
        <w:pStyle w:val="BodyText"/>
        <w:spacing w:line="281" w:lineRule="auto"/>
        <w:ind w:left="90" w:right="310"/>
        <w:rPr>
          <w:rFonts w:ascii="Comic Sans MS" w:hAnsi="Comic Sans MS"/>
          <w:w w:val="110"/>
        </w:rPr>
      </w:pPr>
    </w:p>
    <w:p w14:paraId="4171D014" w14:textId="0E8C4B00" w:rsidR="007B5E80" w:rsidRPr="00AC0B2A" w:rsidRDefault="00674CF3" w:rsidP="004978A2">
      <w:pPr>
        <w:pStyle w:val="BodyText"/>
        <w:spacing w:line="281" w:lineRule="auto"/>
        <w:ind w:left="90" w:right="310"/>
        <w:rPr>
          <w:rFonts w:ascii="Comic Sans MS" w:hAnsi="Comic Sans MS"/>
          <w:spacing w:val="4"/>
          <w:w w:val="110"/>
        </w:rPr>
      </w:pPr>
      <w:r w:rsidRPr="00AC0B2A">
        <w:rPr>
          <w:rFonts w:ascii="Comic Sans MS" w:hAnsi="Comic Sans MS"/>
          <w:spacing w:val="1"/>
          <w:w w:val="110"/>
        </w:rPr>
        <w:tab/>
      </w:r>
      <w:r w:rsidR="00E432B8" w:rsidRPr="00AC0B2A">
        <w:rPr>
          <w:rFonts w:ascii="Comic Sans MS" w:hAnsi="Comic Sans MS"/>
          <w:spacing w:val="1"/>
          <w:w w:val="110"/>
        </w:rPr>
        <w:t>N</w:t>
      </w:r>
      <w:r w:rsidR="001A4529">
        <w:rPr>
          <w:rFonts w:ascii="Comic Sans MS" w:hAnsi="Comic Sans MS"/>
          <w:spacing w:val="1"/>
          <w:w w:val="110"/>
        </w:rPr>
        <w:t>ov</w:t>
      </w:r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yog</w:t>
      </w:r>
      <w:proofErr w:type="spellEnd"/>
      <w:r w:rsidR="00E432B8" w:rsidRPr="00AC0B2A">
        <w:rPr>
          <w:rFonts w:ascii="Comic Sans MS" w:hAnsi="Comic Sans MS"/>
          <w:w w:val="110"/>
        </w:rPr>
        <w:t xml:space="preserve"> yam </w:t>
      </w:r>
      <w:proofErr w:type="spellStart"/>
      <w:r w:rsidR="00E432B8" w:rsidRPr="00AC0B2A">
        <w:rPr>
          <w:rFonts w:ascii="Comic Sans MS" w:hAnsi="Comic Sans MS"/>
          <w:w w:val="110"/>
        </w:rPr>
        <w:t>uas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peb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xav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kom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koj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ua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txhua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hnub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thaum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koj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nyob</w:t>
      </w:r>
      <w:proofErr w:type="spellEnd"/>
      <w:r w:rsidR="00E432B8" w:rsidRPr="00AC0B2A">
        <w:rPr>
          <w:rFonts w:ascii="Comic Sans MS" w:hAnsi="Comic Sans MS"/>
          <w:w w:val="110"/>
        </w:rPr>
        <w:t xml:space="preserve"> </w:t>
      </w:r>
      <w:proofErr w:type="spellStart"/>
      <w:r w:rsidR="00E432B8" w:rsidRPr="00AC0B2A">
        <w:rPr>
          <w:rFonts w:ascii="Comic Sans MS" w:hAnsi="Comic Sans MS"/>
          <w:w w:val="110"/>
        </w:rPr>
        <w:t>ntawm</w:t>
      </w:r>
      <w:proofErr w:type="spellEnd"/>
      <w:r w:rsidR="00E432B8" w:rsidRPr="00AC0B2A">
        <w:rPr>
          <w:rFonts w:ascii="Comic Sans MS" w:hAnsi="Comic Sans MS"/>
          <w:w w:val="110"/>
        </w:rPr>
        <w:t xml:space="preserve"> PHF</w:t>
      </w:r>
      <w:r w:rsidR="00EF18A7" w:rsidRPr="00AC0B2A">
        <w:rPr>
          <w:rFonts w:ascii="Comic Sans MS" w:hAnsi="Comic Sans MS"/>
          <w:w w:val="110"/>
        </w:rPr>
        <w:t>:</w:t>
      </w:r>
    </w:p>
    <w:p w14:paraId="2DA02747" w14:textId="50F34310" w:rsidR="00674396" w:rsidRPr="00984DD1" w:rsidRDefault="00BB7E91" w:rsidP="00674396">
      <w:pPr>
        <w:pStyle w:val="BodyText"/>
        <w:numPr>
          <w:ilvl w:val="0"/>
          <w:numId w:val="15"/>
        </w:numPr>
        <w:spacing w:line="281" w:lineRule="auto"/>
        <w:ind w:right="317"/>
        <w:rPr>
          <w:rFonts w:ascii="Comic Sans MS" w:hAnsi="Comic Sans MS"/>
          <w:color w:val="00B050"/>
          <w:sz w:val="22"/>
          <w:szCs w:val="22"/>
        </w:rPr>
      </w:pPr>
      <w:r w:rsidRPr="00984DD1">
        <w:rPr>
          <w:rFonts w:ascii="Comic Sans MS" w:hAnsi="Comic Sans MS"/>
          <w:color w:val="00B050"/>
          <w:w w:val="110"/>
          <w:sz w:val="22"/>
          <w:szCs w:val="22"/>
        </w:rPr>
        <w:t>NYOB KOM NYAB XEEB</w:t>
      </w:r>
      <w:r w:rsidR="00674396" w:rsidRPr="00984DD1">
        <w:rPr>
          <w:rFonts w:ascii="Comic Sans MS" w:hAnsi="Comic Sans MS"/>
          <w:color w:val="00B050"/>
          <w:w w:val="110"/>
          <w:sz w:val="22"/>
          <w:szCs w:val="22"/>
        </w:rPr>
        <w:t>!</w:t>
      </w:r>
    </w:p>
    <w:p w14:paraId="740F9359" w14:textId="7B7F6099" w:rsidR="00674396" w:rsidRPr="00984DD1" w:rsidRDefault="00BC5B44" w:rsidP="00674396">
      <w:pPr>
        <w:pStyle w:val="BodyText"/>
        <w:numPr>
          <w:ilvl w:val="0"/>
          <w:numId w:val="15"/>
        </w:numPr>
        <w:spacing w:line="281" w:lineRule="auto"/>
        <w:ind w:right="317"/>
        <w:rPr>
          <w:rFonts w:ascii="Comic Sans MS" w:hAnsi="Comic Sans MS"/>
          <w:color w:val="0070C0"/>
          <w:sz w:val="22"/>
          <w:szCs w:val="22"/>
        </w:rPr>
      </w:pPr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 xml:space="preserve">Kev </w:t>
      </w:r>
      <w:proofErr w:type="spellStart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>nyiam</w:t>
      </w:r>
      <w:proofErr w:type="spellEnd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 xml:space="preserve"> </w:t>
      </w:r>
      <w:proofErr w:type="spellStart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>huv</w:t>
      </w:r>
      <w:proofErr w:type="spellEnd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 xml:space="preserve"> </w:t>
      </w:r>
      <w:proofErr w:type="spellStart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>txhua</w:t>
      </w:r>
      <w:proofErr w:type="spellEnd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 xml:space="preserve"> </w:t>
      </w:r>
      <w:proofErr w:type="spellStart"/>
      <w:r w:rsidRPr="00984DD1">
        <w:rPr>
          <w:rFonts w:ascii="Comic Sans MS" w:hAnsi="Comic Sans MS" w:cs="Arial"/>
          <w:color w:val="2E5396"/>
          <w:spacing w:val="1"/>
          <w:w w:val="110"/>
          <w:sz w:val="22"/>
          <w:szCs w:val="22"/>
        </w:rPr>
        <w:t>hnub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Peb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cia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siab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tias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niaj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hnub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da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dej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tswj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nyiam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yuav</w:t>
      </w:r>
      <w:proofErr w:type="spellEnd"/>
      <w:ins w:id="829" w:author="Fong RERHANG" w:date="2021-06-13T19:57:00Z"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>raug</w:t>
        </w:r>
      </w:ins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muab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tag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nrho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khoom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da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dej</w:t>
      </w:r>
      <w:proofErr w:type="spellEnd"/>
      <w:del w:id="830" w:author="Fong RERHANG" w:date="2021-06-13T19:57:00Z">
        <w:r w:rsidR="00674396" w:rsidRPr="00984DD1" w:rsidDel="00E345C1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 </w:delText>
        </w:r>
      </w:del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/</w:t>
      </w:r>
      <w:proofErr w:type="spellStart"/>
      <w:del w:id="831" w:author="Fong RERHANG" w:date="2021-06-13T19:57:00Z">
        <w:r w:rsidR="00674396" w:rsidRPr="00984DD1" w:rsidDel="00E345C1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 </w:delText>
        </w:r>
      </w:del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kev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nyiam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xav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tau.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Peb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kuj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xav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ua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chav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zoo,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lub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txaj</w:t>
      </w:r>
      <w:proofErr w:type="spellEnd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>huv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khaub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ncaws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. </w:t>
      </w:r>
      <w:del w:id="832" w:author="Fong RERHANG" w:date="2021-06-13T19:58:00Z">
        <w:r w:rsidR="00674396" w:rsidRPr="00984DD1" w:rsidDel="00E345C1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Cov Hluas </w:delText>
        </w:r>
      </w:del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Tswv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Yim</w:t>
      </w:r>
      <w:proofErr w:type="spellEnd"/>
      <w:ins w:id="833" w:author="Fong RERHANG" w:date="2021-06-13T19:58:00Z"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>Cov</w:t>
        </w:r>
        <w:proofErr w:type="spellEnd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>Hluas</w:t>
        </w:r>
      </w:ins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Kws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Kho Mob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yuav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pab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txhua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qhov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teeb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meem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984DD1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nyob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hauv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cheeb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>tsam</w:t>
      </w:r>
      <w:proofErr w:type="spellEnd"/>
      <w:r w:rsidR="00674396" w:rsidRPr="00984DD1">
        <w:rPr>
          <w:rFonts w:ascii="Comic Sans MS" w:hAnsi="Comic Sans MS"/>
          <w:color w:val="000000"/>
          <w:w w:val="110"/>
          <w:sz w:val="22"/>
          <w:szCs w:val="22"/>
        </w:rPr>
        <w:t xml:space="preserve"> no.</w:t>
      </w:r>
    </w:p>
    <w:p w14:paraId="1494C541" w14:textId="79477DD1" w:rsidR="00674396" w:rsidRPr="00CC2964" w:rsidRDefault="00674396" w:rsidP="00CC2964">
      <w:pPr>
        <w:pStyle w:val="BodyText"/>
        <w:numPr>
          <w:ilvl w:val="0"/>
          <w:numId w:val="15"/>
        </w:numPr>
        <w:spacing w:line="281" w:lineRule="auto"/>
        <w:ind w:right="317"/>
        <w:jc w:val="both"/>
        <w:rPr>
          <w:rFonts w:ascii="Comic Sans MS" w:hAnsi="Comic Sans MS"/>
          <w:sz w:val="22"/>
          <w:szCs w:val="22"/>
        </w:rPr>
      </w:pPr>
      <w:proofErr w:type="spellStart"/>
      <w:r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>Qhia</w:t>
      </w:r>
      <w:proofErr w:type="spellEnd"/>
      <w:r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 xml:space="preserve"> </w:t>
      </w:r>
      <w:proofErr w:type="spellStart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>tus</w:t>
      </w:r>
      <w:proofErr w:type="spellEnd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 xml:space="preserve"> </w:t>
      </w:r>
      <w:proofErr w:type="spellStart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>Siab</w:t>
      </w:r>
      <w:proofErr w:type="spellEnd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 xml:space="preserve"> </w:t>
      </w:r>
      <w:proofErr w:type="spellStart"/>
      <w:r w:rsidR="00123665" w:rsidRPr="00CC2964">
        <w:rPr>
          <w:rFonts w:ascii="Comic Sans MS" w:hAnsi="Comic Sans MS" w:cs="Arial"/>
          <w:color w:val="2E5396"/>
          <w:spacing w:val="1"/>
          <w:w w:val="115"/>
          <w:sz w:val="22"/>
          <w:szCs w:val="22"/>
        </w:rPr>
        <w:t>Xyuas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tam sim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ntawv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txog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teeb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meem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TXHUA yam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nrog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cov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>tshuaj</w:t>
      </w:r>
      <w:proofErr w:type="spellEnd"/>
      <w:r w:rsidRPr="00CC2964">
        <w:rPr>
          <w:rFonts w:ascii="Comic Sans MS" w:hAnsi="Comic Sans MS" w:cs="Arial"/>
          <w:color w:val="2E5396"/>
          <w:w w:val="115"/>
          <w:sz w:val="22"/>
          <w:szCs w:val="22"/>
        </w:rPr>
        <w:t xml:space="preserve">.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tuaj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yeem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tham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nrog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tus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kws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kho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mob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hlwb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los</w:t>
      </w:r>
      <w:r w:rsidR="00E873EB"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sis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ib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tus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neeg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ua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hauj</w:t>
      </w:r>
      <w:proofErr w:type="spellEnd"/>
      <w:r w:rsidR="00E873EB"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lwm</w:t>
      </w:r>
      <w:proofErr w:type="spellEnd"/>
      <w:r w:rsidR="00E873EB"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E873EB" w:rsidRPr="00CC2964">
        <w:rPr>
          <w:rFonts w:ascii="Comic Sans MS" w:hAnsi="Comic Sans MS"/>
          <w:color w:val="000000"/>
          <w:w w:val="115"/>
          <w:sz w:val="22"/>
          <w:szCs w:val="22"/>
        </w:rPr>
        <w:t>ntawm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PHF.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Nws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yog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ib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qho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tseem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ceeb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heev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uas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qhia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txhua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yam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teeb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meem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nrog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cov</w:t>
      </w:r>
      <w:proofErr w:type="spellEnd"/>
      <w:r w:rsidRPr="00CC2964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w w:val="115"/>
          <w:sz w:val="22"/>
          <w:szCs w:val="22"/>
        </w:rPr>
        <w:t>tshuaj</w:t>
      </w:r>
      <w:proofErr w:type="spellEnd"/>
      <w:r w:rsidR="00E873EB" w:rsidRPr="00CC2964">
        <w:rPr>
          <w:rFonts w:ascii="Comic Sans MS" w:hAnsi="Comic Sans MS" w:cs="Arial"/>
          <w:color w:val="000000"/>
          <w:spacing w:val="-2"/>
          <w:w w:val="115"/>
          <w:sz w:val="22"/>
          <w:szCs w:val="22"/>
        </w:rPr>
        <w:t xml:space="preserve"> </w:t>
      </w:r>
      <w:proofErr w:type="spellStart"/>
      <w:r w:rsidR="00E873EB" w:rsidRPr="00CC2964">
        <w:rPr>
          <w:rFonts w:ascii="Comic Sans MS" w:hAnsi="Comic Sans MS" w:cs="Arial"/>
          <w:color w:val="000000"/>
          <w:spacing w:val="-2"/>
          <w:w w:val="115"/>
          <w:sz w:val="22"/>
          <w:szCs w:val="22"/>
        </w:rPr>
        <w:t>kom</w:t>
      </w:r>
      <w:proofErr w:type="spellEnd"/>
      <w:r w:rsidR="00E873EB" w:rsidRPr="00CC2964">
        <w:rPr>
          <w:rFonts w:ascii="Comic Sans MS" w:hAnsi="Comic Sans MS" w:cs="Arial"/>
          <w:color w:val="000000"/>
          <w:spacing w:val="-2"/>
          <w:w w:val="115"/>
          <w:sz w:val="22"/>
          <w:szCs w:val="22"/>
        </w:rPr>
        <w:t xml:space="preserve"> SAI LI SAI TAU</w:t>
      </w:r>
      <w:r w:rsidRPr="00CC2964">
        <w:rPr>
          <w:rFonts w:ascii="Comic Sans MS" w:hAnsi="Comic Sans MS"/>
          <w:color w:val="000000"/>
          <w:w w:val="95"/>
          <w:sz w:val="22"/>
          <w:szCs w:val="22"/>
        </w:rPr>
        <w:t>.</w:t>
      </w:r>
    </w:p>
    <w:p w14:paraId="2E35D0F2" w14:textId="7EEA7A63" w:rsidR="00C46099" w:rsidRPr="00CC2964" w:rsidRDefault="005439AC" w:rsidP="00CC2964">
      <w:pPr>
        <w:pStyle w:val="BodyText"/>
        <w:numPr>
          <w:ilvl w:val="0"/>
          <w:numId w:val="15"/>
        </w:numPr>
        <w:ind w:right="317"/>
        <w:jc w:val="both"/>
        <w:rPr>
          <w:rFonts w:ascii="Comic Sans MS" w:hAnsi="Comic Sans MS"/>
          <w:sz w:val="22"/>
          <w:szCs w:val="22"/>
        </w:rPr>
      </w:pPr>
      <w:proofErr w:type="spellStart"/>
      <w:r w:rsidRPr="00CC2964">
        <w:rPr>
          <w:rFonts w:ascii="Comic Sans MS" w:hAnsi="Comic Sans MS" w:cs="Arial"/>
          <w:color w:val="2E5396"/>
          <w:spacing w:val="-2"/>
          <w:w w:val="110"/>
          <w:sz w:val="22"/>
          <w:szCs w:val="22"/>
        </w:rPr>
        <w:t>Koom</w:t>
      </w:r>
      <w:proofErr w:type="spellEnd"/>
      <w:r w:rsidRPr="00CC2964">
        <w:rPr>
          <w:rFonts w:ascii="Comic Sans MS" w:hAnsi="Comic Sans MS" w:cs="Arial"/>
          <w:color w:val="2E5396"/>
          <w:spacing w:val="-2"/>
          <w:w w:val="110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spacing w:val="-2"/>
          <w:w w:val="110"/>
          <w:sz w:val="22"/>
          <w:szCs w:val="22"/>
        </w:rPr>
        <w:t>tes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txhua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txhua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yam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hauj</w:t>
      </w:r>
      <w:proofErr w:type="spellEnd"/>
      <w:r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lwm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thiab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 w:cs="Arial"/>
          <w:color w:val="2E5396"/>
          <w:w w:val="110"/>
          <w:sz w:val="22"/>
          <w:szCs w:val="22"/>
        </w:rPr>
        <w:t>pab</w:t>
      </w:r>
      <w:proofErr w:type="spellEnd"/>
      <w:r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pawg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uas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 xml:space="preserve"> tau </w:t>
      </w:r>
      <w:proofErr w:type="spellStart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muab</w:t>
      </w:r>
      <w:proofErr w:type="spellEnd"/>
      <w:r w:rsidR="00674396" w:rsidRPr="00CC2964">
        <w:rPr>
          <w:rFonts w:ascii="Comic Sans MS" w:hAnsi="Comic Sans MS" w:cs="Arial"/>
          <w:color w:val="2E5396"/>
          <w:w w:val="110"/>
          <w:sz w:val="22"/>
          <w:szCs w:val="22"/>
        </w:rPr>
        <w:t>.</w:t>
      </w:r>
      <w:ins w:id="834" w:author="Fong RERHANG" w:date="2021-06-13T20:00:00Z">
        <w:r w:rsidR="00E345C1">
          <w:rPr>
            <w:rFonts w:ascii="Comic Sans MS" w:hAnsi="Comic Sans MS" w:cs="Arial"/>
            <w:color w:val="2E5396"/>
            <w:w w:val="110"/>
            <w:sz w:val="22"/>
            <w:szCs w:val="22"/>
          </w:rPr>
          <w:t xml:space="preserve"> </w:t>
        </w:r>
      </w:ins>
      <w:proofErr w:type="spellStart"/>
      <w:r w:rsidRPr="00CC2964">
        <w:rPr>
          <w:rFonts w:ascii="Comic Sans MS" w:hAnsi="Comic Sans MS"/>
          <w:color w:val="000000"/>
          <w:spacing w:val="3"/>
          <w:w w:val="110"/>
          <w:sz w:val="22"/>
          <w:szCs w:val="22"/>
        </w:rPr>
        <w:t>Peb</w:t>
      </w:r>
      <w:proofErr w:type="spellEnd"/>
      <w:r w:rsidRPr="00CC2964">
        <w:rPr>
          <w:rFonts w:ascii="Comic Sans MS" w:hAnsi="Comic Sans MS"/>
          <w:color w:val="000000"/>
          <w:spacing w:val="3"/>
          <w:w w:val="110"/>
          <w:sz w:val="22"/>
          <w:szCs w:val="22"/>
        </w:rPr>
        <w:t xml:space="preserve"> </w:t>
      </w:r>
      <w:proofErr w:type="spellStart"/>
      <w:r w:rsidRPr="00CC2964">
        <w:rPr>
          <w:rFonts w:ascii="Comic Sans MS" w:hAnsi="Comic Sans MS"/>
          <w:color w:val="000000"/>
          <w:spacing w:val="3"/>
          <w:w w:val="110"/>
          <w:sz w:val="22"/>
          <w:szCs w:val="22"/>
        </w:rPr>
        <w:t>t</w:t>
      </w:r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hov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caw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rau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del w:id="835" w:author="Fong RERHANG" w:date="2021-06-13T20:02:00Z">
        <w:r w:rsidR="00674396" w:rsidRPr="00CC2964" w:rsidDel="00E345C1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Rehab </w:delText>
        </w:r>
      </w:del>
      <w:ins w:id="836" w:author="Fong RERHANG" w:date="2021-06-13T20:02:00Z"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Chaw </w:t>
        </w:r>
        <w:proofErr w:type="spellStart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>hauj</w:t>
        </w:r>
        <w:proofErr w:type="spellEnd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>lwm</w:t>
        </w:r>
        <w:proofErr w:type="spellEnd"/>
        <w:r w:rsidR="00E345C1" w:rsidRPr="00CC2964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</w:ins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neeg</w:t>
      </w:r>
      <w:proofErr w:type="spellEnd"/>
      <w:del w:id="837" w:author="Fong RERHANG" w:date="2021-06-13T20:02:00Z">
        <w:r w:rsidR="00674396" w:rsidRPr="00CC2964" w:rsidDel="00E345C1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 ua hauj</w:delText>
        </w:r>
        <w:r w:rsidR="00546B2D" w:rsidRPr="00CC2964" w:rsidDel="00E345C1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 </w:delText>
        </w:r>
        <w:r w:rsidR="00674396" w:rsidRPr="00CC2964" w:rsidDel="00E345C1">
          <w:rPr>
            <w:rFonts w:ascii="Comic Sans MS" w:hAnsi="Comic Sans MS"/>
            <w:color w:val="000000"/>
            <w:w w:val="110"/>
            <w:sz w:val="22"/>
            <w:szCs w:val="22"/>
          </w:rPr>
          <w:delText>lwm</w:delText>
        </w:r>
      </w:del>
      <w:r w:rsidR="00674396" w:rsidRPr="00CC2964">
        <w:rPr>
          <w:rFonts w:ascii="Comic Sans MS" w:hAnsi="Comic Sans MS"/>
          <w:color w:val="000000"/>
          <w:w w:val="110"/>
          <w:sz w:val="22"/>
          <w:szCs w:val="22"/>
        </w:rPr>
        <w:t>,</w:t>
      </w:r>
      <w:r w:rsidR="00F31533" w:rsidRPr="00CC2964">
        <w:rPr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ins w:id="838" w:author="Fong RERHANG" w:date="2021-06-13T20:03:00Z"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>Pab</w:t>
        </w:r>
        <w:proofErr w:type="spellEnd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>Zej</w:t>
        </w:r>
        <w:proofErr w:type="spellEnd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>Tsoom</w:t>
        </w:r>
      </w:ins>
      <w:proofErr w:type="spellEnd"/>
      <w:del w:id="839" w:author="Fong RERHANG" w:date="2021-06-13T20:03:00Z">
        <w:r w:rsidR="00F31533" w:rsidRPr="00CC2964" w:rsidDel="00E345C1">
          <w:rPr>
            <w:rFonts w:ascii="Comic Sans MS" w:hAnsi="Comic Sans MS"/>
            <w:color w:val="000000"/>
            <w:w w:val="110"/>
            <w:sz w:val="22"/>
            <w:szCs w:val="22"/>
          </w:rPr>
          <w:delText>Hauj</w:delText>
        </w:r>
        <w:r w:rsidR="00430DAB" w:rsidRPr="00CC2964" w:rsidDel="00E345C1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 </w:delText>
        </w:r>
        <w:r w:rsidR="00F31533" w:rsidRPr="00CC2964" w:rsidDel="00E345C1">
          <w:rPr>
            <w:rFonts w:ascii="Comic Sans MS" w:hAnsi="Comic Sans MS"/>
            <w:color w:val="000000"/>
            <w:w w:val="110"/>
            <w:sz w:val="22"/>
            <w:szCs w:val="22"/>
          </w:rPr>
          <w:delText>lwm Pab Tib Neeg</w:delText>
        </w:r>
      </w:del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thiab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ins w:id="840" w:author="Fong RERHANG" w:date="2021-06-13T20:04:00Z"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>Kws</w:t>
        </w:r>
        <w:proofErr w:type="spellEnd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>Pab</w:t>
        </w:r>
        <w:proofErr w:type="spellEnd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>Tswv</w:t>
        </w:r>
        <w:proofErr w:type="spellEnd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>Yim</w:t>
        </w:r>
        <w:proofErr w:type="spellEnd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  <w:proofErr w:type="spellStart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>Cov</w:t>
        </w:r>
        <w:proofErr w:type="spellEnd"/>
        <w:r w:rsidR="00E345C1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</w:t>
        </w:r>
      </w:ins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Hluas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del w:id="841" w:author="Fong RERHANG" w:date="2021-06-13T20:04:00Z">
        <w:r w:rsidR="00D00A23" w:rsidRPr="00CC2964" w:rsidDel="00E345C1">
          <w:rPr>
            <w:rFonts w:ascii="Comic Sans MS" w:hAnsi="Comic Sans MS"/>
            <w:color w:val="000000"/>
            <w:w w:val="110"/>
            <w:sz w:val="22"/>
            <w:szCs w:val="22"/>
          </w:rPr>
          <w:delText xml:space="preserve">cov kws pab tswm yim </w:delText>
        </w:r>
      </w:del>
      <w:proofErr w:type="spellStart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>paub</w:t>
      </w:r>
      <w:proofErr w:type="spellEnd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txog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tias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muaj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del w:id="842" w:author="Fong RERHANG" w:date="2021-06-13T20:04:00Z">
        <w:r w:rsidR="00F31533" w:rsidRPr="00CC2964" w:rsidDel="00844D95">
          <w:rPr>
            <w:rFonts w:ascii="Comic Sans MS" w:hAnsi="Comic Sans MS"/>
            <w:color w:val="000000"/>
            <w:w w:val="110"/>
            <w:sz w:val="22"/>
            <w:szCs w:val="22"/>
          </w:rPr>
          <w:delText>cov ncauj lus</w:delText>
        </w:r>
      </w:del>
      <w:proofErr w:type="spellStart"/>
      <w:ins w:id="843" w:author="Fong RERHANG" w:date="2021-06-13T20:04:00Z">
        <w:r w:rsidR="00844D95">
          <w:rPr>
            <w:rFonts w:ascii="Comic Sans MS" w:hAnsi="Comic Sans MS"/>
            <w:color w:val="000000"/>
            <w:w w:val="110"/>
            <w:sz w:val="22"/>
            <w:szCs w:val="22"/>
          </w:rPr>
          <w:t>tej</w:t>
        </w:r>
        <w:proofErr w:type="spellEnd"/>
        <w:r w:rsidR="00844D95">
          <w:rPr>
            <w:rFonts w:ascii="Comic Sans MS" w:hAnsi="Comic Sans MS"/>
            <w:color w:val="000000"/>
            <w:w w:val="110"/>
            <w:sz w:val="22"/>
            <w:szCs w:val="22"/>
          </w:rPr>
          <w:t xml:space="preserve"> yam</w:t>
        </w:r>
      </w:ins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los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yog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cov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hauj</w:t>
      </w:r>
      <w:proofErr w:type="spellEnd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lwm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>uas</w:t>
      </w:r>
      <w:proofErr w:type="spellEnd"/>
      <w:r w:rsidR="00D00A2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koj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xav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hais</w:t>
      </w:r>
      <w:proofErr w:type="spellEnd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 xml:space="preserve"> </w:t>
      </w:r>
      <w:proofErr w:type="spellStart"/>
      <w:r w:rsidR="00F31533" w:rsidRPr="00CC2964">
        <w:rPr>
          <w:rFonts w:ascii="Comic Sans MS" w:hAnsi="Comic Sans MS"/>
          <w:color w:val="000000"/>
          <w:w w:val="110"/>
          <w:sz w:val="22"/>
          <w:szCs w:val="22"/>
        </w:rPr>
        <w:t>qhia</w:t>
      </w:r>
      <w:proofErr w:type="spellEnd"/>
    </w:p>
    <w:p w14:paraId="619D9985" w14:textId="77777777" w:rsidR="00546B5A" w:rsidRPr="004978A2" w:rsidRDefault="00546B5A" w:rsidP="004978A2">
      <w:pPr>
        <w:pStyle w:val="BodyText"/>
        <w:ind w:left="90" w:right="310"/>
        <w:rPr>
          <w:rFonts w:ascii="Comic Sans MS" w:hAnsi="Comic Sans MS"/>
          <w:sz w:val="16"/>
        </w:rPr>
      </w:pPr>
    </w:p>
    <w:p w14:paraId="3236C9A8" w14:textId="3EEFE558" w:rsidR="00DC3C89" w:rsidRDefault="00DC3C89" w:rsidP="00DC3C89">
      <w:pPr>
        <w:pStyle w:val="Heading2"/>
        <w:spacing w:before="0"/>
        <w:ind w:left="90"/>
        <w:rPr>
          <w:rFonts w:ascii="Comic Sans MS" w:hAnsi="Comic Sans MS"/>
        </w:rPr>
      </w:pPr>
      <w:r w:rsidRPr="004978A2">
        <w:rPr>
          <w:rFonts w:ascii="Comic Sans MS" w:hAnsi="Comic Sans MS"/>
          <w:spacing w:val="-3"/>
        </w:rPr>
        <w:t>NPAJ</w:t>
      </w:r>
      <w:del w:id="844" w:author="Fong RERHANG" w:date="2021-06-13T20:06:00Z">
        <w:r w:rsidRPr="004978A2" w:rsidDel="005C4DC4">
          <w:rPr>
            <w:rFonts w:ascii="Comic Sans MS" w:hAnsi="Comic Sans MS"/>
          </w:rPr>
          <w:delText>G</w:delText>
        </w:r>
      </w:del>
      <w:r w:rsidRPr="004978A2">
        <w:rPr>
          <w:rFonts w:ascii="Comic Sans MS" w:hAnsi="Comic Sans MS"/>
        </w:rPr>
        <w:t xml:space="preserve"> RAU KEV </w:t>
      </w:r>
      <w:del w:id="845" w:author="Fong RERHANG" w:date="2021-06-13T20:06:00Z">
        <w:r w:rsidR="00960A5D" w:rsidDel="005C4DC4">
          <w:rPr>
            <w:rFonts w:ascii="Comic Sans MS" w:hAnsi="Comic Sans MS"/>
          </w:rPr>
          <w:delText xml:space="preserve">TSHAJ </w:delText>
        </w:r>
      </w:del>
      <w:r w:rsidR="00960A5D">
        <w:rPr>
          <w:rFonts w:ascii="Comic Sans MS" w:hAnsi="Comic Sans MS"/>
        </w:rPr>
        <w:t>TAWM</w:t>
      </w:r>
    </w:p>
    <w:p w14:paraId="7DA4C7ED" w14:textId="77777777" w:rsidR="00327C77" w:rsidRPr="00611A1F" w:rsidRDefault="00327C77" w:rsidP="00876D59">
      <w:pPr>
        <w:pStyle w:val="Heading2"/>
        <w:spacing w:before="0"/>
        <w:ind w:left="0"/>
        <w:rPr>
          <w:rFonts w:ascii="Comic Sans MS" w:hAnsi="Comic Sans MS"/>
          <w:b w:val="0"/>
          <w:bCs w:val="0"/>
          <w:sz w:val="16"/>
        </w:rPr>
      </w:pPr>
    </w:p>
    <w:p w14:paraId="3D97EF6F" w14:textId="56A9CCEB" w:rsidR="00344770" w:rsidRPr="00876D59" w:rsidRDefault="00327C77" w:rsidP="00876D59">
      <w:pPr>
        <w:pStyle w:val="BodyText"/>
        <w:ind w:left="90" w:right="36"/>
        <w:jc w:val="both"/>
        <w:rPr>
          <w:rFonts w:ascii="Comic Sans MS" w:hAnsi="Comic Sans MS"/>
          <w:color w:val="000000"/>
          <w:w w:val="115"/>
          <w:sz w:val="22"/>
          <w:szCs w:val="22"/>
        </w:rPr>
      </w:pPr>
      <w:r>
        <w:rPr>
          <w:rFonts w:ascii="Comic Sans MS" w:hAnsi="Comic Sans MS"/>
          <w:spacing w:val="-4"/>
          <w:w w:val="110"/>
        </w:rPr>
        <w:tab/>
      </w:r>
      <w:del w:id="846" w:author="Fong RERHANG" w:date="2021-06-13T20:07:00Z">
        <w:r w:rsidR="00C72045" w:rsidRPr="00876D59" w:rsidDel="005C4DC4">
          <w:rPr>
            <w:rFonts w:ascii="Comic Sans MS" w:hAnsi="Comic Sans MS"/>
            <w:spacing w:val="-4"/>
            <w:w w:val="110"/>
            <w:sz w:val="22"/>
            <w:szCs w:val="22"/>
          </w:rPr>
          <w:delText xml:space="preserve">Kom </w:delText>
        </w:r>
        <w:r w:rsidR="00344770" w:rsidRPr="00876D59" w:rsidDel="005C4DC4">
          <w:rPr>
            <w:rFonts w:ascii="Comic Sans MS" w:hAnsi="Comic Sans MS"/>
            <w:w w:val="110"/>
            <w:sz w:val="22"/>
            <w:szCs w:val="22"/>
          </w:rPr>
          <w:delText>sai npaum li</w:delText>
        </w:r>
      </w:del>
      <w:ins w:id="847" w:author="Fong RERHANG" w:date="2021-06-13T20:08:00Z">
        <w:r w:rsidR="005C4DC4">
          <w:rPr>
            <w:rFonts w:ascii="Comic Sans MS" w:hAnsi="Comic Sans MS"/>
            <w:w w:val="110"/>
            <w:sz w:val="22"/>
            <w:szCs w:val="22"/>
          </w:rPr>
          <w:t xml:space="preserve">Sai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sai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uas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t</w:t>
        </w:r>
      </w:ins>
      <w:ins w:id="848" w:author="Fong RERHANG" w:date="2021-06-13T20:07:00Z">
        <w:r w:rsidR="005C4DC4">
          <w:rPr>
            <w:rFonts w:ascii="Comic Sans MS" w:hAnsi="Comic Sans MS"/>
            <w:spacing w:val="-4"/>
            <w:w w:val="110"/>
            <w:sz w:val="22"/>
            <w:szCs w:val="22"/>
          </w:rPr>
          <w:t>haum</w:t>
        </w:r>
        <w:proofErr w:type="spellEnd"/>
        <w:r w:rsidR="005C4DC4">
          <w:rPr>
            <w:rFonts w:ascii="Comic Sans MS" w:hAnsi="Comic Sans MS"/>
            <w:spacing w:val="-4"/>
            <w:w w:val="110"/>
            <w:sz w:val="22"/>
            <w:szCs w:val="22"/>
          </w:rPr>
          <w:t xml:space="preserve"> </w:t>
        </w:r>
      </w:ins>
      <w:del w:id="849" w:author="Fong RERHANG" w:date="2021-06-13T20:07:00Z">
        <w:r w:rsidR="00344770" w:rsidRPr="00876D59" w:rsidDel="005C4DC4">
          <w:rPr>
            <w:rFonts w:ascii="Comic Sans MS" w:hAnsi="Comic Sans MS"/>
            <w:w w:val="110"/>
            <w:sz w:val="22"/>
            <w:szCs w:val="22"/>
          </w:rPr>
          <w:delText xml:space="preserve"> </w:delText>
        </w:r>
      </w:del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del w:id="850" w:author="Fong RERHANG" w:date="2021-06-13T20:07:00Z">
        <w:r w:rsidR="00344770" w:rsidRPr="00876D59" w:rsidDel="005C4DC4">
          <w:rPr>
            <w:rFonts w:ascii="Comic Sans MS" w:hAnsi="Comic Sans MS"/>
            <w:w w:val="110"/>
            <w:sz w:val="22"/>
            <w:szCs w:val="22"/>
          </w:rPr>
          <w:delText xml:space="preserve">yuav </w:delText>
        </w:r>
      </w:del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tsis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muaj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kev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phom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sij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tus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kheej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los</w:t>
      </w:r>
      <w:r w:rsidR="00C00E5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sis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tus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los</w:t>
      </w:r>
      <w:r w:rsidR="00C00E5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sis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neeg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xiam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oob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qhab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,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yuav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raug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rho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tawm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PHF.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Peb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yuav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pib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ua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hauj</w:t>
      </w:r>
      <w:proofErr w:type="spellEnd"/>
      <w:r w:rsidR="00C00E5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nrog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thiab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cov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neeg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laus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muaj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lub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luag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hauj</w:t>
      </w:r>
      <w:proofErr w:type="spellEnd"/>
      <w:r w:rsidR="00C00E5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lwm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lastRenderedPageBreak/>
        <w:t>saib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xyuas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rau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ntawm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daim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phiaj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xwm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del w:id="851" w:author="Fong RERHANG" w:date="2021-06-13T20:10:00Z">
        <w:r w:rsidR="00344770" w:rsidRPr="00876D59" w:rsidDel="005C4DC4">
          <w:rPr>
            <w:rFonts w:ascii="Comic Sans MS" w:hAnsi="Comic Sans MS"/>
            <w:w w:val="110"/>
            <w:sz w:val="22"/>
            <w:szCs w:val="22"/>
          </w:rPr>
          <w:delText>kho mob</w:delText>
        </w:r>
      </w:del>
      <w:proofErr w:type="spellStart"/>
      <w:ins w:id="852" w:author="Fong RERHANG" w:date="2021-06-13T20:10:00Z">
        <w:r w:rsidR="005C4DC4">
          <w:rPr>
            <w:rFonts w:ascii="Comic Sans MS" w:hAnsi="Comic Sans MS"/>
            <w:w w:val="110"/>
            <w:sz w:val="22"/>
            <w:szCs w:val="22"/>
          </w:rPr>
          <w:t>tawm</w:t>
        </w:r>
      </w:ins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th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aum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mus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txog</w:t>
      </w:r>
      <w:proofErr w:type="spellEnd"/>
      <w:r w:rsidR="00344770" w:rsidRPr="00876D59">
        <w:rPr>
          <w:rFonts w:ascii="Comic Sans MS" w:hAnsi="Comic Sans MS"/>
          <w:w w:val="110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w w:val="110"/>
          <w:sz w:val="22"/>
          <w:szCs w:val="22"/>
        </w:rPr>
        <w:t>PHF.</w:t>
      </w:r>
      <w:ins w:id="853" w:author="Fong RERHANG" w:date="2021-06-13T20:10:00Z">
        <w:r w:rsidR="005C4DC4">
          <w:rPr>
            <w:rFonts w:ascii="Comic Sans MS" w:hAnsi="Comic Sans MS"/>
            <w:w w:val="110"/>
            <w:sz w:val="22"/>
            <w:szCs w:val="22"/>
          </w:rPr>
          <w:t>Koj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</w:ins>
      <w:proofErr w:type="spellStart"/>
      <w:ins w:id="854" w:author="Fong RERHANG" w:date="2021-06-13T20:11:00Z">
        <w:r w:rsidR="005C4DC4">
          <w:rPr>
            <w:rFonts w:ascii="Comic Sans MS" w:hAnsi="Comic Sans MS"/>
            <w:w w:val="110"/>
            <w:sz w:val="22"/>
            <w:szCs w:val="22"/>
          </w:rPr>
          <w:t>cov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neeg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Ua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Huaj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Lwm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Pab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Zej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Tsoom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(Social Worker)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th</w:t>
        </w:r>
      </w:ins>
      <w:ins w:id="855" w:author="Fong RERHANG" w:date="2021-06-13T20:12:00Z">
        <w:r w:rsidR="005C4DC4">
          <w:rPr>
            <w:rFonts w:ascii="Comic Sans MS" w:hAnsi="Comic Sans MS"/>
            <w:w w:val="110"/>
            <w:sz w:val="22"/>
            <w:szCs w:val="22"/>
          </w:rPr>
          <w:t>iab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Pab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Pawg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Kho Mob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yuav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ua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hauj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lwm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nrog</w:t>
        </w:r>
        <w:proofErr w:type="spellEnd"/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  <w:proofErr w:type="spellStart"/>
        <w:r w:rsidR="005C4DC4">
          <w:rPr>
            <w:rFonts w:ascii="Comic Sans MS" w:hAnsi="Comic Sans MS"/>
            <w:w w:val="110"/>
            <w:sz w:val="22"/>
            <w:szCs w:val="22"/>
          </w:rPr>
          <w:t>koj</w:t>
        </w:r>
      </w:ins>
      <w:proofErr w:type="spellEnd"/>
      <w:ins w:id="856" w:author="Fong RERHANG" w:date="2021-06-13T20:13:00Z">
        <w:r w:rsidR="005C4DC4">
          <w:rPr>
            <w:rFonts w:ascii="Comic Sans MS" w:hAnsi="Comic Sans MS"/>
            <w:w w:val="110"/>
            <w:sz w:val="22"/>
            <w:szCs w:val="22"/>
          </w:rPr>
          <w:t xml:space="preserve"> </w:t>
        </w:r>
      </w:ins>
      <w:del w:id="857" w:author="Fong RERHANG" w:date="2021-06-13T20:13:00Z">
        <w:r w:rsidR="00344770" w:rsidRPr="00876D59" w:rsidDel="005C4DC4">
          <w:rPr>
            <w:rFonts w:ascii="Comic Sans MS" w:hAnsi="Comic Sans MS" w:cs="Arial"/>
            <w:spacing w:val="-32"/>
            <w:w w:val="115"/>
            <w:sz w:val="22"/>
            <w:szCs w:val="22"/>
          </w:rPr>
          <w:delText xml:space="preserve">Koj </w:delText>
        </w:r>
        <w:r w:rsidR="00C00E50" w:rsidRPr="00876D59" w:rsidDel="005C4DC4">
          <w:rPr>
            <w:rFonts w:ascii="Comic Sans MS" w:hAnsi="Comic Sans MS" w:cs="Arial"/>
            <w:spacing w:val="-32"/>
            <w:w w:val="115"/>
            <w:sz w:val="22"/>
            <w:szCs w:val="22"/>
          </w:rPr>
          <w:delText>Cov Hauj Lwm Pab Tib Neeg</w:delText>
        </w:r>
        <w:r w:rsidR="00344770" w:rsidRPr="00876D59" w:rsidDel="005C4DC4">
          <w:rPr>
            <w:rFonts w:ascii="Comic Sans MS" w:hAnsi="Comic Sans MS" w:cs="Arial"/>
            <w:spacing w:val="-32"/>
            <w:w w:val="115"/>
            <w:sz w:val="22"/>
            <w:szCs w:val="22"/>
          </w:rPr>
          <w:delText xml:space="preserve"> thiab Pab Pawg Kho Mob tseem yuav ua hauj</w:delText>
        </w:r>
        <w:r w:rsidR="00C00E50" w:rsidRPr="00876D59" w:rsidDel="005C4DC4">
          <w:rPr>
            <w:rFonts w:ascii="Comic Sans MS" w:hAnsi="Comic Sans MS" w:cs="Arial"/>
            <w:spacing w:val="-32"/>
            <w:w w:val="115"/>
            <w:sz w:val="22"/>
            <w:szCs w:val="22"/>
          </w:rPr>
          <w:delText xml:space="preserve"> </w:delText>
        </w:r>
        <w:r w:rsidR="00344770" w:rsidRPr="00876D59" w:rsidDel="005C4DC4">
          <w:rPr>
            <w:rFonts w:ascii="Comic Sans MS" w:hAnsi="Comic Sans MS" w:cs="Arial"/>
            <w:spacing w:val="-32"/>
            <w:w w:val="115"/>
            <w:sz w:val="22"/>
            <w:szCs w:val="22"/>
          </w:rPr>
          <w:delText xml:space="preserve">lwm nrog koj yam </w:delText>
        </w:r>
        <w:r w:rsidR="00784C23" w:rsidRPr="00876D59" w:rsidDel="005C4DC4">
          <w:rPr>
            <w:rFonts w:ascii="Comic Sans MS" w:hAnsi="Comic Sans MS" w:cs="Arial"/>
            <w:spacing w:val="-32"/>
            <w:w w:val="115"/>
            <w:sz w:val="22"/>
            <w:szCs w:val="22"/>
          </w:rPr>
          <w:delText>dab tsis</w:delText>
        </w:r>
      </w:del>
      <w:r w:rsidR="00344770" w:rsidRPr="00876D59">
        <w:rPr>
          <w:rFonts w:ascii="Comic Sans MS" w:hAnsi="Comic Sans MS" w:cs="Arial"/>
          <w:color w:val="2E5396"/>
          <w:spacing w:val="-3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cov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kev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pab</w:t>
      </w:r>
      <w:proofErr w:type="spellEnd"/>
      <w:r w:rsidR="005E7997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cuam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thiab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txhawb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nqa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r w:rsidR="005E7997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tom </w:t>
      </w:r>
      <w:proofErr w:type="spellStart"/>
      <w:r w:rsidR="005E7997" w:rsidRPr="00876D59">
        <w:rPr>
          <w:rFonts w:ascii="Comic Sans MS" w:hAnsi="Comic Sans MS" w:cs="Arial"/>
          <w:color w:val="2E5396"/>
          <w:w w:val="115"/>
          <w:sz w:val="22"/>
          <w:szCs w:val="22"/>
        </w:rPr>
        <w:t>qab</w:t>
      </w:r>
      <w:proofErr w:type="spellEnd"/>
      <w:r w:rsidR="005E7997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yuav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muaj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txiaj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ntsig</w:t>
      </w:r>
      <w:proofErr w:type="spellEnd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 xml:space="preserve"> zoo </w:t>
      </w:r>
      <w:proofErr w:type="spellStart"/>
      <w:r w:rsidR="00344770" w:rsidRPr="00876D59">
        <w:rPr>
          <w:rFonts w:ascii="Comic Sans MS" w:hAnsi="Comic Sans MS" w:cs="Arial"/>
          <w:color w:val="2E5396"/>
          <w:w w:val="115"/>
          <w:sz w:val="22"/>
          <w:szCs w:val="22"/>
        </w:rPr>
        <w:t>tshaj</w:t>
      </w:r>
      <w:proofErr w:type="spellEnd"/>
      <w:r w:rsidR="005E7997" w:rsidRPr="00876D59">
        <w:rPr>
          <w:rFonts w:ascii="Comic Sans MS" w:hAnsi="Comic Sans MS"/>
          <w:color w:val="000000"/>
          <w:spacing w:val="-1"/>
          <w:w w:val="115"/>
          <w:sz w:val="22"/>
          <w:szCs w:val="22"/>
        </w:rPr>
        <w:t xml:space="preserve"> </w:t>
      </w:r>
      <w:proofErr w:type="spellStart"/>
      <w:ins w:id="858" w:author="Fong RERHANG" w:date="2021-06-13T20:14:00Z">
        <w:r w:rsidR="005C4DC4">
          <w:rPr>
            <w:rFonts w:ascii="Comic Sans MS" w:hAnsi="Comic Sans MS"/>
            <w:color w:val="000000"/>
            <w:spacing w:val="-1"/>
            <w:w w:val="115"/>
            <w:sz w:val="22"/>
            <w:szCs w:val="22"/>
          </w:rPr>
          <w:t>rau</w:t>
        </w:r>
        <w:proofErr w:type="spellEnd"/>
        <w:r w:rsidR="005C4DC4">
          <w:rPr>
            <w:rFonts w:ascii="Comic Sans MS" w:hAnsi="Comic Sans MS"/>
            <w:color w:val="000000"/>
            <w:spacing w:val="-1"/>
            <w:w w:val="115"/>
            <w:sz w:val="22"/>
            <w:szCs w:val="22"/>
          </w:rPr>
          <w:t xml:space="preserve"> </w:t>
        </w:r>
      </w:ins>
      <w:proofErr w:type="spellStart"/>
      <w:r w:rsidR="005E7997" w:rsidRPr="00876D59">
        <w:rPr>
          <w:rFonts w:ascii="Comic Sans MS" w:hAnsi="Comic Sans MS"/>
          <w:color w:val="000000"/>
          <w:spacing w:val="-1"/>
          <w:w w:val="115"/>
          <w:sz w:val="22"/>
          <w:szCs w:val="22"/>
        </w:rPr>
        <w:t>ntawm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thiab</w:t>
      </w:r>
      <w:proofErr w:type="spellEnd"/>
      <w:del w:id="859" w:author="Fong RERHANG" w:date="2021-06-13T20:14:00Z">
        <w:r w:rsidR="00344770" w:rsidRPr="00876D59" w:rsidDel="005C4DC4">
          <w:rPr>
            <w:rFonts w:ascii="Comic Sans MS" w:hAnsi="Comic Sans MS"/>
            <w:color w:val="000000"/>
            <w:w w:val="115"/>
            <w:sz w:val="22"/>
            <w:szCs w:val="22"/>
          </w:rPr>
          <w:delText xml:space="preserve"> </w:delText>
        </w:r>
      </w:del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/</w:t>
      </w:r>
      <w:del w:id="860" w:author="Fong RERHANG" w:date="2021-06-13T20:14:00Z">
        <w:r w:rsidR="00344770" w:rsidRPr="00876D59" w:rsidDel="005C4DC4">
          <w:rPr>
            <w:rFonts w:ascii="Comic Sans MS" w:hAnsi="Comic Sans MS"/>
            <w:color w:val="000000"/>
            <w:w w:val="115"/>
            <w:sz w:val="22"/>
            <w:szCs w:val="22"/>
          </w:rPr>
          <w:delText xml:space="preserve"> </w:delText>
        </w:r>
      </w:del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los</w:t>
      </w:r>
      <w:r w:rsidR="005E7997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sis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koj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tsev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 xml:space="preserve"> </w:t>
      </w:r>
      <w:proofErr w:type="spellStart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neeg</w:t>
      </w:r>
      <w:proofErr w:type="spellEnd"/>
      <w:r w:rsidR="00344770" w:rsidRPr="00876D59">
        <w:rPr>
          <w:rFonts w:ascii="Comic Sans MS" w:hAnsi="Comic Sans MS"/>
          <w:color w:val="000000"/>
          <w:w w:val="115"/>
          <w:sz w:val="22"/>
          <w:szCs w:val="22"/>
        </w:rPr>
        <w:t>.</w:t>
      </w:r>
    </w:p>
    <w:p w14:paraId="08C94A72" w14:textId="77777777" w:rsidR="00344770" w:rsidRPr="00280CD0" w:rsidRDefault="00344770" w:rsidP="00344770">
      <w:pPr>
        <w:pStyle w:val="BodyText"/>
        <w:ind w:left="90" w:right="36"/>
        <w:rPr>
          <w:rFonts w:ascii="Comic Sans MS" w:hAnsi="Comic Sans MS"/>
          <w:color w:val="000000"/>
          <w:w w:val="115"/>
          <w:sz w:val="16"/>
        </w:rPr>
      </w:pPr>
    </w:p>
    <w:p w14:paraId="348C45B4" w14:textId="08C7BFC4" w:rsidR="003D67BE" w:rsidRPr="005200DD" w:rsidRDefault="00344770" w:rsidP="00D80A4E">
      <w:pPr>
        <w:pStyle w:val="BodyText"/>
        <w:ind w:left="90" w:right="36"/>
        <w:jc w:val="center"/>
        <w:rPr>
          <w:rFonts w:ascii="Comic Sans MS" w:hAnsi="Comic Sans MS"/>
          <w:color w:val="00B050"/>
          <w:sz w:val="28"/>
        </w:rPr>
        <w:pPrChange w:id="861" w:author="Fong RERHANG" w:date="2021-06-13T20:15:00Z">
          <w:pPr>
            <w:pStyle w:val="BodyText"/>
            <w:ind w:left="90" w:right="36"/>
          </w:pPr>
        </w:pPrChange>
      </w:pP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Peb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cia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siab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tias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koj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nyob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nrog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peb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yog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qhov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muaj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txiaj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ntsig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zoo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thiab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koj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yuav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qhia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k</w:t>
      </w:r>
      <w:r w:rsidR="008F61D1">
        <w:rPr>
          <w:rFonts w:ascii="Comic Sans MS" w:hAnsi="Comic Sans MS"/>
          <w:color w:val="00B050"/>
          <w:w w:val="115"/>
          <w:sz w:val="32"/>
        </w:rPr>
        <w:t>om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peb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tuaj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yeem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ua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dab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tsi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los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ua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kom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peb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txoj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hauj</w:t>
      </w:r>
      <w:proofErr w:type="spellEnd"/>
      <w:r w:rsidR="008F61D1">
        <w:rPr>
          <w:rFonts w:ascii="Comic Sans MS" w:hAnsi="Comic Sans MS"/>
          <w:color w:val="00B050"/>
          <w:w w:val="115"/>
          <w:sz w:val="32"/>
        </w:rPr>
        <w:t xml:space="preserve"> </w:t>
      </w:r>
      <w:proofErr w:type="spellStart"/>
      <w:r w:rsidRPr="005200DD">
        <w:rPr>
          <w:rFonts w:ascii="Comic Sans MS" w:hAnsi="Comic Sans MS"/>
          <w:color w:val="00B050"/>
          <w:w w:val="115"/>
          <w:sz w:val="32"/>
        </w:rPr>
        <w:t>lwm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 xml:space="preserve"> zoo </w:t>
      </w:r>
      <w:proofErr w:type="spellStart"/>
      <w:r w:rsidR="008F61D1">
        <w:rPr>
          <w:rFonts w:ascii="Comic Sans MS" w:hAnsi="Comic Sans MS"/>
          <w:color w:val="00B050"/>
          <w:w w:val="115"/>
          <w:sz w:val="32"/>
        </w:rPr>
        <w:t>ntxiv</w:t>
      </w:r>
      <w:proofErr w:type="spellEnd"/>
      <w:r w:rsidRPr="005200DD">
        <w:rPr>
          <w:rFonts w:ascii="Comic Sans MS" w:hAnsi="Comic Sans MS"/>
          <w:color w:val="00B050"/>
          <w:w w:val="115"/>
          <w:sz w:val="32"/>
        </w:rPr>
        <w:t>!</w:t>
      </w:r>
    </w:p>
    <w:sectPr w:rsidR="003D67BE" w:rsidRPr="005200DD" w:rsidSect="004978A2">
      <w:footerReference w:type="default" r:id="rId39"/>
      <w:pgSz w:w="15840" w:h="12240" w:orient="landscape"/>
      <w:pgMar w:top="800" w:right="1060" w:bottom="990" w:left="1040" w:header="0" w:footer="5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7BBC29" w14:textId="77777777" w:rsidR="00446C0C" w:rsidRDefault="00446C0C">
      <w:r>
        <w:separator/>
      </w:r>
    </w:p>
  </w:endnote>
  <w:endnote w:type="continuationSeparator" w:id="0">
    <w:p w14:paraId="3A9F6389" w14:textId="77777777" w:rsidR="00446C0C" w:rsidRDefault="00446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107E4" w14:textId="77777777" w:rsidR="00E21970" w:rsidRDefault="00E21970">
    <w:pPr>
      <w:spacing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D524C39" wp14:editId="58AD2CE6">
              <wp:simplePos x="0" y="0"/>
              <wp:positionH relativeFrom="page">
                <wp:posOffset>942974</wp:posOffset>
              </wp:positionH>
              <wp:positionV relativeFrom="page">
                <wp:posOffset>7324725</wp:posOffset>
              </wp:positionV>
              <wp:extent cx="8392795" cy="203835"/>
              <wp:effectExtent l="0" t="0" r="8255" b="571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927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A2045" w14:textId="027BC0E2" w:rsidR="00E21970" w:rsidRDefault="00D80A4E">
                          <w:pPr>
                            <w:spacing w:line="267" w:lineRule="exact"/>
                            <w:ind w:left="20"/>
                            <w:rPr>
                              <w:rFonts w:ascii="Arial" w:eastAsia="Arial" w:hAnsi="Arial" w:cs="Arial"/>
                              <w:sz w:val="20"/>
                              <w:szCs w:val="20"/>
                            </w:rPr>
                          </w:pPr>
                          <w:ins w:id="105" w:author="Fong RERHANG" w:date="2021-06-13T20:21:00Z">
                            <w:r>
                              <w:rPr>
                                <w:rFonts w:ascii="Arial" w:eastAsia="Arial" w:hAnsi="Arial" w:cs="Arial"/>
                                <w:color w:val="FF0000"/>
                                <w:szCs w:val="28"/>
                              </w:rPr>
                              <w:t>D</w:t>
                            </w:r>
                          </w:ins>
                          <w:ins w:id="106" w:author="Fong RERHANG" w:date="2021-06-13T20:22:00Z">
                            <w:r>
                              <w:rPr>
                                <w:rFonts w:ascii="Arial" w:eastAsia="Arial" w:hAnsi="Arial" w:cs="Arial"/>
                                <w:color w:val="FF0000"/>
                                <w:szCs w:val="28"/>
                              </w:rPr>
                              <w:t xml:space="preserve">iam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FF0000"/>
                                <w:szCs w:val="28"/>
                              </w:rPr>
                              <w:t>Ntawv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FF0000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FF0000"/>
                                <w:szCs w:val="28"/>
                              </w:rPr>
                              <w:t>Qhia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FF0000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FF0000"/>
                                <w:szCs w:val="28"/>
                              </w:rPr>
                              <w:t>Cov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FF0000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FF0000"/>
                                <w:szCs w:val="28"/>
                              </w:rPr>
                              <w:t>Hluas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FF0000"/>
                                <w:szCs w:val="28"/>
                              </w:rPr>
                              <w:t xml:space="preserve"> Central Star PHF</w:t>
                            </w:r>
                          </w:ins>
                          <w:ins w:id="107" w:author="Fong RERHANG" w:date="2021-06-13T20:23:00Z">
                            <w:r>
                              <w:rPr>
                                <w:rFonts w:ascii="Arial" w:eastAsia="Arial" w:hAnsi="Arial" w:cs="Arial"/>
                                <w:color w:val="FF0000"/>
                                <w:szCs w:val="28"/>
                              </w:rPr>
                              <w:t xml:space="preserve"> </w:t>
                            </w:r>
                          </w:ins>
                          <w:del w:id="108" w:author="Fong RERHANG" w:date="2021-06-13T20:23:00Z">
                            <w:r w:rsidR="00E21970" w:rsidRPr="004978A2" w:rsidDel="00D80A4E">
                              <w:rPr>
                                <w:rFonts w:ascii="Arial" w:eastAsia="Arial" w:hAnsi="Arial" w:cs="Arial"/>
                                <w:color w:val="FF0000"/>
                                <w:szCs w:val="28"/>
                              </w:rPr>
                              <w:delText>You</w:delText>
                            </w:r>
                          </w:del>
                          <w:del w:id="109" w:author="Fong RERHANG" w:date="2021-06-13T20:22:00Z">
                            <w:r w:rsidR="00E21970" w:rsidRPr="004978A2" w:rsidDel="00D80A4E">
                              <w:rPr>
                                <w:rFonts w:ascii="Arial" w:eastAsia="Arial" w:hAnsi="Arial" w:cs="Arial"/>
                                <w:color w:val="FF0000"/>
                                <w:szCs w:val="28"/>
                              </w:rPr>
                              <w:delText>th Matters.</w:delText>
                            </w:r>
                            <w:r w:rsidR="00E21970" w:rsidDel="00D80A4E"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sz w:val="20"/>
                                <w:szCs w:val="20"/>
                              </w:rPr>
                              <w:delText>Cent</w:delText>
                            </w:r>
                            <w:r w:rsidR="00E21970" w:rsidDel="00D80A4E"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  <w:szCs w:val="20"/>
                              </w:rPr>
                              <w:delText>ral Star PHF Youth Handbook</w:delText>
                            </w:r>
                          </w:del>
                          <w:r w:rsidR="00E21970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 xml:space="preserve"> (</w:t>
                          </w:r>
                          <w:proofErr w:type="spellStart"/>
                          <w:ins w:id="110" w:author="Fong RERHANG" w:date="2021-06-13T20:23:00Z"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  <w:szCs w:val="20"/>
                              </w:rPr>
                              <w:t>Lub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  <w:szCs w:val="20"/>
                              </w:rPr>
                              <w:t>Plaub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Hlig</w:t>
                            </w:r>
                          </w:ins>
                          <w:del w:id="111" w:author="Fong RERHANG" w:date="2021-06-13T20:23:00Z">
                            <w:r w:rsidR="00E21970" w:rsidDel="00D80A4E"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  <w:szCs w:val="20"/>
                              </w:rPr>
                              <w:delText xml:space="preserve">April </w:delText>
                            </w:r>
                          </w:del>
                          <w:r w:rsidR="00E21970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 xml:space="preserve">2018): </w:t>
                          </w:r>
                          <w:proofErr w:type="spellStart"/>
                          <w:ins w:id="112" w:author="Fong RERHANG" w:date="2021-06-13T20:23:00Z"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  <w:szCs w:val="20"/>
                              </w:rPr>
                              <w:t>Nplooj</w:t>
                            </w:r>
                          </w:ins>
                          <w:proofErr w:type="spellEnd"/>
                          <w:del w:id="113" w:author="Fong RERHANG" w:date="2021-06-13T20:23:00Z">
                            <w:r w:rsidR="00E21970" w:rsidDel="00D80A4E">
                              <w:rPr>
                                <w:rFonts w:ascii="Arial" w:eastAsia="Arial" w:hAnsi="Arial" w:cs="Arial"/>
                                <w:color w:val="000000"/>
                                <w:sz w:val="20"/>
                                <w:szCs w:val="20"/>
                              </w:rPr>
                              <w:delText>Page</w:delText>
                            </w:r>
                          </w:del>
                          <w:r w:rsidR="00E21970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 xml:space="preserve"> #</w:t>
                          </w:r>
                          <w:r w:rsidR="00E21970">
                            <w:fldChar w:fldCharType="begin"/>
                          </w:r>
                          <w:r w:rsidR="00E21970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="00E21970">
                            <w:fldChar w:fldCharType="separate"/>
                          </w:r>
                          <w:r w:rsidR="00E21970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0"/>
                              <w:szCs w:val="20"/>
                            </w:rPr>
                            <w:t>2</w:t>
                          </w:r>
                          <w:r w:rsidR="00E21970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524C39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74.25pt;margin-top:576.75pt;width:660.85pt;height:16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" filled="f" stroked="f">
              <v:textbox inset="0,0,0,0">
                <w:txbxContent>
                  <w:p w14:paraId="22FA2045" w14:textId="027BC0E2" w:rsidR="00E21970" w:rsidRDefault="00D80A4E">
                    <w:pPr>
                      <w:spacing w:line="267" w:lineRule="exact"/>
                      <w:ind w:left="20"/>
                      <w:rPr>
                        <w:rFonts w:ascii="Arial" w:eastAsia="Arial" w:hAnsi="Arial" w:cs="Arial"/>
                        <w:sz w:val="20"/>
                        <w:szCs w:val="20"/>
                      </w:rPr>
                    </w:pPr>
                    <w:ins w:id="114" w:author="Fong RERHANG" w:date="2021-06-13T20:21:00Z">
                      <w:r>
                        <w:rPr>
                          <w:rFonts w:ascii="Arial" w:eastAsia="Arial" w:hAnsi="Arial" w:cs="Arial"/>
                          <w:color w:val="FF0000"/>
                          <w:szCs w:val="28"/>
                        </w:rPr>
                        <w:t>D</w:t>
                      </w:r>
                    </w:ins>
                    <w:ins w:id="115" w:author="Fong RERHANG" w:date="2021-06-13T20:22:00Z">
                      <w:r>
                        <w:rPr>
                          <w:rFonts w:ascii="Arial" w:eastAsia="Arial" w:hAnsi="Arial" w:cs="Arial"/>
                          <w:color w:val="FF0000"/>
                          <w:szCs w:val="28"/>
                        </w:rPr>
                        <w:t xml:space="preserve">iam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FF0000"/>
                          <w:szCs w:val="28"/>
                        </w:rPr>
                        <w:t>Ntawv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FF0000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FF0000"/>
                          <w:szCs w:val="28"/>
                        </w:rPr>
                        <w:t>Qhia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FF0000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FF0000"/>
                          <w:szCs w:val="28"/>
                        </w:rPr>
                        <w:t>Cov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FF0000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FF0000"/>
                          <w:szCs w:val="28"/>
                        </w:rPr>
                        <w:t>Hluas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FF0000"/>
                          <w:szCs w:val="28"/>
                        </w:rPr>
                        <w:t xml:space="preserve"> Central Star PHF</w:t>
                      </w:r>
                    </w:ins>
                    <w:ins w:id="116" w:author="Fong RERHANG" w:date="2021-06-13T20:23:00Z">
                      <w:r>
                        <w:rPr>
                          <w:rFonts w:ascii="Arial" w:eastAsia="Arial" w:hAnsi="Arial" w:cs="Arial"/>
                          <w:color w:val="FF0000"/>
                          <w:szCs w:val="28"/>
                        </w:rPr>
                        <w:t xml:space="preserve"> </w:t>
                      </w:r>
                    </w:ins>
                    <w:del w:id="117" w:author="Fong RERHANG" w:date="2021-06-13T20:23:00Z">
                      <w:r w:rsidR="00E21970" w:rsidRPr="004978A2" w:rsidDel="00D80A4E">
                        <w:rPr>
                          <w:rFonts w:ascii="Arial" w:eastAsia="Arial" w:hAnsi="Arial" w:cs="Arial"/>
                          <w:color w:val="FF0000"/>
                          <w:szCs w:val="28"/>
                        </w:rPr>
                        <w:delText>You</w:delText>
                      </w:r>
                    </w:del>
                    <w:del w:id="118" w:author="Fong RERHANG" w:date="2021-06-13T20:22:00Z">
                      <w:r w:rsidR="00E21970" w:rsidRPr="004978A2" w:rsidDel="00D80A4E">
                        <w:rPr>
                          <w:rFonts w:ascii="Arial" w:eastAsia="Arial" w:hAnsi="Arial" w:cs="Arial"/>
                          <w:color w:val="FF0000"/>
                          <w:szCs w:val="28"/>
                        </w:rPr>
                        <w:delText>th Matters.</w:delText>
                      </w:r>
                      <w:r w:rsidR="00E21970" w:rsidDel="00D80A4E">
                        <w:rPr>
                          <w:rFonts w:ascii="Arial" w:eastAsia="Arial" w:hAnsi="Arial" w:cs="Arial"/>
                          <w:color w:val="000000"/>
                          <w:spacing w:val="-1"/>
                          <w:sz w:val="20"/>
                          <w:szCs w:val="20"/>
                        </w:rPr>
                        <w:delText>Cent</w:delText>
                      </w:r>
                      <w:r w:rsidR="00E21970" w:rsidDel="00D80A4E">
                        <w:rPr>
                          <w:rFonts w:ascii="Arial" w:eastAsia="Arial" w:hAnsi="Arial" w:cs="Arial"/>
                          <w:color w:val="000000"/>
                          <w:sz w:val="20"/>
                          <w:szCs w:val="20"/>
                        </w:rPr>
                        <w:delText>ral Star PHF Youth Handbook</w:delText>
                      </w:r>
                    </w:del>
                    <w:r w:rsidR="00E21970">
                      <w:rPr>
                        <w:rFonts w:ascii="Arial" w:eastAsia="Arial" w:hAnsi="Arial" w:cs="Arial"/>
                        <w:color w:val="000000"/>
                        <w:sz w:val="20"/>
                        <w:szCs w:val="20"/>
                      </w:rPr>
                      <w:t xml:space="preserve"> (</w:t>
                    </w:r>
                    <w:proofErr w:type="spellStart"/>
                    <w:ins w:id="119" w:author="Fong RERHANG" w:date="2021-06-13T20:23:00Z"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  <w:szCs w:val="20"/>
                        </w:rPr>
                        <w:t>Lub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  <w:szCs w:val="20"/>
                        </w:rPr>
                        <w:t>Plaub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  <w:szCs w:val="20"/>
                        </w:rPr>
                        <w:t xml:space="preserve"> Hlig</w:t>
                      </w:r>
                    </w:ins>
                    <w:del w:id="120" w:author="Fong RERHANG" w:date="2021-06-13T20:23:00Z">
                      <w:r w:rsidR="00E21970" w:rsidDel="00D80A4E">
                        <w:rPr>
                          <w:rFonts w:ascii="Arial" w:eastAsia="Arial" w:hAnsi="Arial" w:cs="Arial"/>
                          <w:color w:val="000000"/>
                          <w:sz w:val="20"/>
                          <w:szCs w:val="20"/>
                        </w:rPr>
                        <w:delText xml:space="preserve">April </w:delText>
                      </w:r>
                    </w:del>
                    <w:r w:rsidR="00E21970">
                      <w:rPr>
                        <w:rFonts w:ascii="Arial" w:eastAsia="Arial" w:hAnsi="Arial" w:cs="Arial"/>
                        <w:color w:val="000000"/>
                        <w:sz w:val="20"/>
                        <w:szCs w:val="20"/>
                      </w:rPr>
                      <w:t xml:space="preserve">2018): </w:t>
                    </w:r>
                    <w:proofErr w:type="spellStart"/>
                    <w:ins w:id="121" w:author="Fong RERHANG" w:date="2021-06-13T20:23:00Z">
                      <w:r>
                        <w:rPr>
                          <w:rFonts w:ascii="Arial" w:eastAsia="Arial" w:hAnsi="Arial" w:cs="Arial"/>
                          <w:color w:val="000000"/>
                          <w:sz w:val="20"/>
                          <w:szCs w:val="20"/>
                        </w:rPr>
                        <w:t>Nplooj</w:t>
                      </w:r>
                    </w:ins>
                    <w:proofErr w:type="spellEnd"/>
                    <w:del w:id="122" w:author="Fong RERHANG" w:date="2021-06-13T20:23:00Z">
                      <w:r w:rsidR="00E21970" w:rsidDel="00D80A4E">
                        <w:rPr>
                          <w:rFonts w:ascii="Arial" w:eastAsia="Arial" w:hAnsi="Arial" w:cs="Arial"/>
                          <w:color w:val="000000"/>
                          <w:sz w:val="20"/>
                          <w:szCs w:val="20"/>
                        </w:rPr>
                        <w:delText>Page</w:delText>
                      </w:r>
                    </w:del>
                    <w:r w:rsidR="00E21970">
                      <w:rPr>
                        <w:rFonts w:ascii="Arial" w:eastAsia="Arial" w:hAnsi="Arial" w:cs="Arial"/>
                        <w:color w:val="000000"/>
                        <w:sz w:val="20"/>
                        <w:szCs w:val="20"/>
                      </w:rPr>
                      <w:t xml:space="preserve"> #</w:t>
                    </w:r>
                    <w:r w:rsidR="00E21970">
                      <w:fldChar w:fldCharType="begin"/>
                    </w:r>
                    <w:r w:rsidR="00E21970">
                      <w:rPr>
                        <w:rFonts w:ascii="Arial" w:eastAsia="Arial" w:hAnsi="Arial" w:cs="Arial"/>
                        <w:color w:val="000000"/>
                        <w:sz w:val="20"/>
                        <w:szCs w:val="20"/>
                      </w:rPr>
                      <w:instrText xml:space="preserve"> PAGE </w:instrText>
                    </w:r>
                    <w:r w:rsidR="00E21970">
                      <w:fldChar w:fldCharType="separate"/>
                    </w:r>
                    <w:r w:rsidR="00E21970">
                      <w:rPr>
                        <w:rFonts w:ascii="Arial" w:eastAsia="Arial" w:hAnsi="Arial" w:cs="Arial"/>
                        <w:noProof/>
                        <w:color w:val="000000"/>
                        <w:sz w:val="20"/>
                        <w:szCs w:val="20"/>
                      </w:rPr>
                      <w:t>2</w:t>
                    </w:r>
                    <w:r w:rsidR="00E21970"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963F61" w14:textId="1E77A0C3" w:rsidR="00E21970" w:rsidRDefault="00E21970">
    <w:pPr>
      <w:spacing w:line="200" w:lineRule="exact"/>
      <w:rPr>
        <w:sz w:val="20"/>
        <w:szCs w:val="20"/>
      </w:rPr>
    </w:pPr>
    <w:del w:id="862" w:author="Fong RERHANG" w:date="2021-06-13T20:25:00Z">
      <w:r w:rsidDel="00DC3259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B3963DE" wp14:editId="7542DB14">
                <wp:simplePos x="0" y="0"/>
                <wp:positionH relativeFrom="page">
                  <wp:posOffset>1476375</wp:posOffset>
                </wp:positionH>
                <wp:positionV relativeFrom="page">
                  <wp:posOffset>7315200</wp:posOffset>
                </wp:positionV>
                <wp:extent cx="8343900" cy="257175"/>
                <wp:effectExtent l="0" t="0" r="0" b="952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439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A060ED" w14:textId="27F5606D" w:rsidR="00E21970" w:rsidRPr="00450EDD" w:rsidRDefault="00DC3259">
                            <w:pPr>
                              <w:spacing w:line="267" w:lineRule="exact"/>
                              <w:ind w:left="20"/>
                              <w:rPr>
                                <w:rFonts w:ascii="Arial" w:eastAsia="Arial" w:hAnsi="Arial" w:cs="Arial"/>
                                <w:sz w:val="19"/>
                                <w:szCs w:val="19"/>
                              </w:rPr>
                            </w:pPr>
                            <w:ins w:id="863" w:author="Fong RERHANG" w:date="2021-06-13T20:26:00Z"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Cs w:val="28"/>
                                </w:rPr>
                                <w:t xml:space="preserve">Diam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Cs w:val="28"/>
                                </w:rPr>
                                <w:t>Ntawv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Cs w:val="28"/>
                                </w:rPr>
                                <w:t>Qhia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Cs w:val="28"/>
                                </w:rPr>
                                <w:t>Cov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Cs w:val="28"/>
                                </w:rPr>
                                <w:t>Hluas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Cs w:val="28"/>
                                </w:rPr>
                                <w:t xml:space="preserve"> Central Star PHF </w:t>
                              </w:r>
                            </w:ins>
                            <w:del w:id="864" w:author="Fong RERHANG" w:date="2021-06-13T20:26:00Z">
                              <w:r w:rsidR="00E21970" w:rsidRPr="00450EDD" w:rsidDel="00DC3259">
                                <w:rPr>
                                  <w:rFonts w:ascii="Arial" w:eastAsia="Arial" w:hAnsi="Arial" w:cs="Arial"/>
                                  <w:color w:val="FF0000"/>
                                  <w:sz w:val="20"/>
                                  <w:szCs w:val="20"/>
                                </w:rPr>
                                <w:delText>Youth Matters</w:delText>
                              </w:r>
                              <w:r w:rsidR="00E21970" w:rsidRPr="004978A2" w:rsidDel="00DC3259">
                                <w:rPr>
                                  <w:rFonts w:ascii="Arial" w:eastAsia="Arial" w:hAnsi="Arial" w:cs="Arial"/>
                                  <w:color w:val="FF0000"/>
                                  <w:szCs w:val="28"/>
                                </w:rPr>
                                <w:delText>.</w:delText>
                              </w:r>
                              <w:r w:rsidR="00E21970" w:rsidRPr="00450EDD" w:rsidDel="00DC3259">
                                <w:rPr>
                                  <w:rFonts w:ascii="Arial" w:eastAsia="Arial" w:hAnsi="Arial" w:cs="Arial"/>
                                  <w:color w:val="000000"/>
                                  <w:spacing w:val="-1"/>
                                  <w:sz w:val="19"/>
                                  <w:szCs w:val="19"/>
                                </w:rPr>
                                <w:delText>Cent</w:delText>
                              </w:r>
                              <w:r w:rsidR="00E21970" w:rsidRPr="00450EDD" w:rsidDel="00DC3259">
                                <w:rPr>
                                  <w:rFonts w:ascii="Arial" w:eastAsia="Arial" w:hAnsi="Arial" w:cs="Arial"/>
                                  <w:color w:val="000000"/>
                                  <w:sz w:val="19"/>
                                  <w:szCs w:val="19"/>
                                </w:rPr>
                                <w:delText xml:space="preserve">ral Star PHF Youth Handbook </w:delText>
                              </w:r>
                            </w:del>
                            <w:r w:rsidR="00E21970" w:rsidRPr="00450EDD"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ins w:id="865" w:author="Fong RERHANG" w:date="2021-06-13T20:27:00Z"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9"/>
                                  <w:szCs w:val="19"/>
                                </w:rPr>
                                <w:t>Lub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9"/>
                                  <w:szCs w:val="19"/>
                                </w:rPr>
                                <w:t>Plaub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9"/>
                                  <w:szCs w:val="19"/>
                                </w:rPr>
                                <w:t>Hlig</w:t>
                              </w:r>
                            </w:ins>
                            <w:proofErr w:type="spellEnd"/>
                            <w:del w:id="866" w:author="Fong RERHANG" w:date="2021-06-13T20:27:00Z">
                              <w:r w:rsidR="00E21970" w:rsidRPr="00450EDD" w:rsidDel="00DC3259">
                                <w:rPr>
                                  <w:rFonts w:ascii="Arial" w:eastAsia="Arial" w:hAnsi="Arial" w:cs="Arial"/>
                                  <w:color w:val="000000"/>
                                  <w:sz w:val="19"/>
                                  <w:szCs w:val="19"/>
                                </w:rPr>
                                <w:delText>April</w:delText>
                              </w:r>
                            </w:del>
                            <w:r w:rsidR="00E21970" w:rsidRPr="00450EDD"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 xml:space="preserve"> 2018): </w:t>
                            </w:r>
                            <w:proofErr w:type="spellStart"/>
                            <w:ins w:id="867" w:author="Fong RERHANG" w:date="2021-06-13T20:27:00Z"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9"/>
                                  <w:szCs w:val="19"/>
                                </w:rPr>
                                <w:t>Nplooj</w:t>
                              </w:r>
                            </w:ins>
                            <w:proofErr w:type="spellEnd"/>
                            <w:del w:id="868" w:author="Fong RERHANG" w:date="2021-06-13T20:27:00Z">
                              <w:r w:rsidR="00E21970" w:rsidRPr="00450EDD" w:rsidDel="00DC3259">
                                <w:rPr>
                                  <w:rFonts w:ascii="Arial" w:eastAsia="Arial" w:hAnsi="Arial" w:cs="Arial"/>
                                  <w:color w:val="000000"/>
                                  <w:sz w:val="19"/>
                                  <w:szCs w:val="19"/>
                                </w:rPr>
                                <w:delText>Page</w:delText>
                              </w:r>
                            </w:del>
                            <w:r w:rsidR="00E21970" w:rsidRPr="00450EDD"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t xml:space="preserve"> #</w:t>
                            </w:r>
                            <w:r w:rsidR="00E21970" w:rsidRPr="00450EDD">
                              <w:rPr>
                                <w:sz w:val="19"/>
                                <w:szCs w:val="19"/>
                              </w:rPr>
                              <w:fldChar w:fldCharType="begin"/>
                            </w:r>
                            <w:r w:rsidR="00E21970" w:rsidRPr="00450EDD">
                              <w:rPr>
                                <w:rFonts w:ascii="Arial" w:eastAsia="Arial" w:hAnsi="Arial" w:cs="Arial"/>
                                <w:color w:val="000000"/>
                                <w:sz w:val="19"/>
                                <w:szCs w:val="19"/>
                              </w:rPr>
                              <w:instrText xml:space="preserve"> PAGE </w:instrText>
                            </w:r>
                            <w:r w:rsidR="00E21970" w:rsidRPr="00450EDD">
                              <w:rPr>
                                <w:sz w:val="19"/>
                                <w:szCs w:val="19"/>
                              </w:rPr>
                              <w:fldChar w:fldCharType="separate"/>
                            </w:r>
                            <w:r w:rsidR="00E21970" w:rsidRPr="00450EDD"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19"/>
                                <w:szCs w:val="19"/>
                              </w:rPr>
                              <w:t>10</w:t>
                            </w:r>
                            <w:r w:rsidR="00E21970" w:rsidRPr="00450EDD">
                              <w:rPr>
                                <w:sz w:val="19"/>
                                <w:szCs w:val="19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3963D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8" type="#_x0000_t202" style="position:absolute;margin-left:116.25pt;margin-top:8in;width:657pt;height:20.2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" filled="f" stroked="f">
                <v:textbox inset="0,0,0,0">
                  <w:txbxContent>
                    <w:p w14:paraId="5EA060ED" w14:textId="27F5606D" w:rsidR="00E21970" w:rsidRPr="00450EDD" w:rsidRDefault="00DC3259">
                      <w:pPr>
                        <w:spacing w:line="267" w:lineRule="exact"/>
                        <w:ind w:left="20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ins w:id="869" w:author="Fong RERHANG" w:date="2021-06-13T20:26:00Z">
                        <w:r>
                          <w:rPr>
                            <w:rFonts w:ascii="Arial" w:eastAsia="Arial" w:hAnsi="Arial" w:cs="Arial"/>
                            <w:color w:val="FF0000"/>
                            <w:szCs w:val="28"/>
                          </w:rPr>
                          <w:t xml:space="preserve">Diam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0000"/>
                            <w:szCs w:val="28"/>
                          </w:rPr>
                          <w:t>Ntawv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0000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0000"/>
                            <w:szCs w:val="28"/>
                          </w:rPr>
                          <w:t>Qhia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0000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0000"/>
                            <w:szCs w:val="28"/>
                          </w:rPr>
                          <w:t>Cov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0000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FF0000"/>
                            <w:szCs w:val="28"/>
                          </w:rPr>
                          <w:t>Hluas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FF0000"/>
                            <w:szCs w:val="28"/>
                          </w:rPr>
                          <w:t xml:space="preserve"> Central Star PHF </w:t>
                        </w:r>
                      </w:ins>
                      <w:del w:id="870" w:author="Fong RERHANG" w:date="2021-06-13T20:26:00Z">
                        <w:r w:rsidR="00E21970" w:rsidRPr="00450EDD" w:rsidDel="00DC3259">
                          <w:rPr>
                            <w:rFonts w:ascii="Arial" w:eastAsia="Arial" w:hAnsi="Arial" w:cs="Arial"/>
                            <w:color w:val="FF0000"/>
                            <w:sz w:val="20"/>
                            <w:szCs w:val="20"/>
                          </w:rPr>
                          <w:delText>Youth Matters</w:delText>
                        </w:r>
                        <w:r w:rsidR="00E21970" w:rsidRPr="004978A2" w:rsidDel="00DC3259">
                          <w:rPr>
                            <w:rFonts w:ascii="Arial" w:eastAsia="Arial" w:hAnsi="Arial" w:cs="Arial"/>
                            <w:color w:val="FF0000"/>
                            <w:szCs w:val="28"/>
                          </w:rPr>
                          <w:delText>.</w:delText>
                        </w:r>
                        <w:r w:rsidR="00E21970" w:rsidRPr="00450EDD" w:rsidDel="00DC3259">
                          <w:rPr>
                            <w:rFonts w:ascii="Arial" w:eastAsia="Arial" w:hAnsi="Arial" w:cs="Arial"/>
                            <w:color w:val="000000"/>
                            <w:spacing w:val="-1"/>
                            <w:sz w:val="19"/>
                            <w:szCs w:val="19"/>
                          </w:rPr>
                          <w:delText>Cent</w:delText>
                        </w:r>
                        <w:r w:rsidR="00E21970" w:rsidRPr="00450EDD" w:rsidDel="00DC3259">
                          <w:rPr>
                            <w:rFonts w:ascii="Arial" w:eastAsia="Arial" w:hAnsi="Arial" w:cs="Arial"/>
                            <w:color w:val="000000"/>
                            <w:sz w:val="19"/>
                            <w:szCs w:val="19"/>
                          </w:rPr>
                          <w:delText xml:space="preserve">ral Star PHF Youth Handbook </w:delText>
                        </w:r>
                      </w:del>
                      <w:r w:rsidR="00E21970" w:rsidRPr="00450EDD"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ins w:id="871" w:author="Fong RERHANG" w:date="2021-06-13T20:27:00Z">
                        <w:r>
                          <w:rPr>
                            <w:rFonts w:ascii="Arial" w:eastAsia="Arial" w:hAnsi="Arial" w:cs="Arial"/>
                            <w:color w:val="000000"/>
                            <w:sz w:val="19"/>
                            <w:szCs w:val="19"/>
                          </w:rPr>
                          <w:t>Lub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9"/>
                            <w:szCs w:val="19"/>
                          </w:rPr>
                          <w:t>Plaub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9"/>
                            <w:szCs w:val="19"/>
                          </w:rPr>
                          <w:t>Hlig</w:t>
                        </w:r>
                      </w:ins>
                      <w:proofErr w:type="spellEnd"/>
                      <w:del w:id="872" w:author="Fong RERHANG" w:date="2021-06-13T20:27:00Z">
                        <w:r w:rsidR="00E21970" w:rsidRPr="00450EDD" w:rsidDel="00DC3259">
                          <w:rPr>
                            <w:rFonts w:ascii="Arial" w:eastAsia="Arial" w:hAnsi="Arial" w:cs="Arial"/>
                            <w:color w:val="000000"/>
                            <w:sz w:val="19"/>
                            <w:szCs w:val="19"/>
                          </w:rPr>
                          <w:delText>April</w:delText>
                        </w:r>
                      </w:del>
                      <w:r w:rsidR="00E21970" w:rsidRPr="00450EDD"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 xml:space="preserve"> 2018): </w:t>
                      </w:r>
                      <w:proofErr w:type="spellStart"/>
                      <w:ins w:id="873" w:author="Fong RERHANG" w:date="2021-06-13T20:27:00Z">
                        <w:r>
                          <w:rPr>
                            <w:rFonts w:ascii="Arial" w:eastAsia="Arial" w:hAnsi="Arial" w:cs="Arial"/>
                            <w:color w:val="000000"/>
                            <w:sz w:val="19"/>
                            <w:szCs w:val="19"/>
                          </w:rPr>
                          <w:t>Nplooj</w:t>
                        </w:r>
                      </w:ins>
                      <w:proofErr w:type="spellEnd"/>
                      <w:del w:id="874" w:author="Fong RERHANG" w:date="2021-06-13T20:27:00Z">
                        <w:r w:rsidR="00E21970" w:rsidRPr="00450EDD" w:rsidDel="00DC3259">
                          <w:rPr>
                            <w:rFonts w:ascii="Arial" w:eastAsia="Arial" w:hAnsi="Arial" w:cs="Arial"/>
                            <w:color w:val="000000"/>
                            <w:sz w:val="19"/>
                            <w:szCs w:val="19"/>
                          </w:rPr>
                          <w:delText>Page</w:delText>
                        </w:r>
                      </w:del>
                      <w:r w:rsidR="00E21970" w:rsidRPr="00450EDD"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t xml:space="preserve"> #</w:t>
                      </w:r>
                      <w:r w:rsidR="00E21970" w:rsidRPr="00450EDD">
                        <w:rPr>
                          <w:sz w:val="19"/>
                          <w:szCs w:val="19"/>
                        </w:rPr>
                        <w:fldChar w:fldCharType="begin"/>
                      </w:r>
                      <w:r w:rsidR="00E21970" w:rsidRPr="00450EDD">
                        <w:rPr>
                          <w:rFonts w:ascii="Arial" w:eastAsia="Arial" w:hAnsi="Arial" w:cs="Arial"/>
                          <w:color w:val="000000"/>
                          <w:sz w:val="19"/>
                          <w:szCs w:val="19"/>
                        </w:rPr>
                        <w:instrText xml:space="preserve"> PAGE </w:instrText>
                      </w:r>
                      <w:r w:rsidR="00E21970" w:rsidRPr="00450EDD">
                        <w:rPr>
                          <w:sz w:val="19"/>
                          <w:szCs w:val="19"/>
                        </w:rPr>
                        <w:fldChar w:fldCharType="separate"/>
                      </w:r>
                      <w:r w:rsidR="00E21970" w:rsidRPr="00450EDD">
                        <w:rPr>
                          <w:rFonts w:ascii="Arial" w:eastAsia="Arial" w:hAnsi="Arial" w:cs="Arial"/>
                          <w:noProof/>
                          <w:color w:val="000000"/>
                          <w:sz w:val="19"/>
                          <w:szCs w:val="19"/>
                        </w:rPr>
                        <w:t>10</w:t>
                      </w:r>
                      <w:r w:rsidR="00E21970" w:rsidRPr="00450EDD">
                        <w:rPr>
                          <w:sz w:val="19"/>
                          <w:szCs w:val="19"/>
                        </w:rPr>
                        <w:fldChar w:fldCharType="end"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74936D" w14:textId="77777777" w:rsidR="00446C0C" w:rsidRDefault="00446C0C">
      <w:r>
        <w:separator/>
      </w:r>
    </w:p>
  </w:footnote>
  <w:footnote w:type="continuationSeparator" w:id="0">
    <w:p w14:paraId="7F326525" w14:textId="77777777" w:rsidR="00446C0C" w:rsidRDefault="00446C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B6FEE"/>
    <w:multiLevelType w:val="hybridMultilevel"/>
    <w:tmpl w:val="A19C575E"/>
    <w:lvl w:ilvl="0" w:tplc="7D7A521A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hint="default"/>
        <w:b/>
        <w:i w:val="0"/>
        <w:color w:val="375522"/>
        <w:w w:val="130"/>
        <w:sz w:val="36"/>
        <w:szCs w:val="36"/>
        <w:u w:color="00B05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5C5174"/>
    <w:multiLevelType w:val="hybridMultilevel"/>
    <w:tmpl w:val="14DC869C"/>
    <w:lvl w:ilvl="0" w:tplc="706C5F96">
      <w:start w:val="1"/>
      <w:numFmt w:val="bullet"/>
      <w:lvlText w:val="*"/>
      <w:lvlJc w:val="left"/>
      <w:pPr>
        <w:ind w:left="720" w:hanging="360"/>
      </w:pPr>
      <w:rPr>
        <w:rFonts w:ascii="Arial" w:eastAsia="Arial" w:hAnsi="Arial" w:hint="default"/>
        <w:color w:val="FF0000"/>
        <w:w w:val="228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17948"/>
    <w:multiLevelType w:val="hybridMultilevel"/>
    <w:tmpl w:val="11EE456A"/>
    <w:lvl w:ilvl="0" w:tplc="1F4874CC">
      <w:start w:val="1"/>
      <w:numFmt w:val="decimal"/>
      <w:lvlText w:val="%1."/>
      <w:lvlJc w:val="left"/>
      <w:pPr>
        <w:ind w:left="1440" w:hanging="360"/>
      </w:pPr>
      <w:rPr>
        <w:rFonts w:ascii="Arial" w:hAnsi="Arial" w:hint="default"/>
        <w:color w:val="auto"/>
        <w:w w:val="109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FF5070"/>
    <w:multiLevelType w:val="hybridMultilevel"/>
    <w:tmpl w:val="4EDE1136"/>
    <w:lvl w:ilvl="0" w:tplc="4126A0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i w:val="0"/>
        <w:u w:color="00B05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D95197"/>
    <w:multiLevelType w:val="hybridMultilevel"/>
    <w:tmpl w:val="CAE09ED2"/>
    <w:lvl w:ilvl="0" w:tplc="706C5F96">
      <w:start w:val="1"/>
      <w:numFmt w:val="bullet"/>
      <w:lvlText w:val="*"/>
      <w:lvlJc w:val="left"/>
      <w:pPr>
        <w:ind w:hanging="452"/>
      </w:pPr>
      <w:rPr>
        <w:rFonts w:ascii="Arial" w:eastAsia="Arial" w:hAnsi="Arial" w:hint="default"/>
        <w:color w:val="FF0000"/>
        <w:w w:val="228"/>
        <w:sz w:val="32"/>
        <w:szCs w:val="32"/>
      </w:rPr>
    </w:lvl>
    <w:lvl w:ilvl="1" w:tplc="6AA6EFD8">
      <w:start w:val="1"/>
      <w:numFmt w:val="bullet"/>
      <w:lvlText w:val="•"/>
      <w:lvlJc w:val="left"/>
      <w:rPr>
        <w:rFonts w:hint="default"/>
      </w:rPr>
    </w:lvl>
    <w:lvl w:ilvl="2" w:tplc="CBD2D840">
      <w:start w:val="1"/>
      <w:numFmt w:val="bullet"/>
      <w:lvlText w:val="•"/>
      <w:lvlJc w:val="left"/>
      <w:rPr>
        <w:rFonts w:hint="default"/>
      </w:rPr>
    </w:lvl>
    <w:lvl w:ilvl="3" w:tplc="CAA00186">
      <w:start w:val="1"/>
      <w:numFmt w:val="bullet"/>
      <w:lvlText w:val="•"/>
      <w:lvlJc w:val="left"/>
      <w:rPr>
        <w:rFonts w:hint="default"/>
      </w:rPr>
    </w:lvl>
    <w:lvl w:ilvl="4" w:tplc="F3000E34">
      <w:start w:val="1"/>
      <w:numFmt w:val="bullet"/>
      <w:lvlText w:val="•"/>
      <w:lvlJc w:val="left"/>
      <w:rPr>
        <w:rFonts w:hint="default"/>
      </w:rPr>
    </w:lvl>
    <w:lvl w:ilvl="5" w:tplc="4450322A">
      <w:start w:val="1"/>
      <w:numFmt w:val="bullet"/>
      <w:lvlText w:val="•"/>
      <w:lvlJc w:val="left"/>
      <w:rPr>
        <w:rFonts w:hint="default"/>
      </w:rPr>
    </w:lvl>
    <w:lvl w:ilvl="6" w:tplc="F274FBB6">
      <w:start w:val="1"/>
      <w:numFmt w:val="bullet"/>
      <w:lvlText w:val="•"/>
      <w:lvlJc w:val="left"/>
      <w:rPr>
        <w:rFonts w:hint="default"/>
      </w:rPr>
    </w:lvl>
    <w:lvl w:ilvl="7" w:tplc="23E217C8">
      <w:start w:val="1"/>
      <w:numFmt w:val="bullet"/>
      <w:lvlText w:val="•"/>
      <w:lvlJc w:val="left"/>
      <w:rPr>
        <w:rFonts w:hint="default"/>
      </w:rPr>
    </w:lvl>
    <w:lvl w:ilvl="8" w:tplc="CE3EBF6C">
      <w:start w:val="1"/>
      <w:numFmt w:val="bullet"/>
      <w:lvlText w:val="•"/>
      <w:lvlJc w:val="left"/>
      <w:rPr>
        <w:rFonts w:hint="default"/>
      </w:rPr>
    </w:lvl>
  </w:abstractNum>
  <w:abstractNum w:abstractNumId="5" w15:restartNumberingAfterBreak="0">
    <w:nsid w:val="10B76E34"/>
    <w:multiLevelType w:val="hybridMultilevel"/>
    <w:tmpl w:val="3B802800"/>
    <w:lvl w:ilvl="0" w:tplc="9948E0F8">
      <w:start w:val="1"/>
      <w:numFmt w:val="decimal"/>
      <w:lvlText w:val="%1."/>
      <w:lvlJc w:val="left"/>
      <w:pPr>
        <w:ind w:hanging="449"/>
      </w:pPr>
      <w:rPr>
        <w:rFonts w:ascii="Arial" w:eastAsia="Arial" w:hAnsi="Arial" w:hint="default"/>
        <w:w w:val="109"/>
        <w:sz w:val="24"/>
        <w:szCs w:val="24"/>
      </w:rPr>
    </w:lvl>
    <w:lvl w:ilvl="1" w:tplc="17126CE8">
      <w:start w:val="1"/>
      <w:numFmt w:val="decimal"/>
      <w:lvlText w:val="%2."/>
      <w:lvlJc w:val="left"/>
      <w:pPr>
        <w:ind w:hanging="360"/>
      </w:pPr>
      <w:rPr>
        <w:rFonts w:ascii="Arial" w:eastAsia="Arial" w:hAnsi="Arial" w:hint="default"/>
        <w:color w:val="2E5396"/>
        <w:spacing w:val="1"/>
        <w:w w:val="112"/>
        <w:sz w:val="24"/>
        <w:szCs w:val="24"/>
      </w:rPr>
    </w:lvl>
    <w:lvl w:ilvl="2" w:tplc="E6A27B4A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color w:val="FFC000"/>
        <w:w w:val="130"/>
        <w:sz w:val="36"/>
        <w:szCs w:val="36"/>
      </w:rPr>
    </w:lvl>
    <w:lvl w:ilvl="3" w:tplc="70807096">
      <w:start w:val="1"/>
      <w:numFmt w:val="bullet"/>
      <w:lvlText w:val="•"/>
      <w:lvlJc w:val="left"/>
      <w:rPr>
        <w:rFonts w:hint="default"/>
      </w:rPr>
    </w:lvl>
    <w:lvl w:ilvl="4" w:tplc="C70A4C3C">
      <w:start w:val="1"/>
      <w:numFmt w:val="bullet"/>
      <w:lvlText w:val="•"/>
      <w:lvlJc w:val="left"/>
      <w:rPr>
        <w:rFonts w:hint="default"/>
      </w:rPr>
    </w:lvl>
    <w:lvl w:ilvl="5" w:tplc="17D81DA6">
      <w:start w:val="1"/>
      <w:numFmt w:val="bullet"/>
      <w:lvlText w:val="•"/>
      <w:lvlJc w:val="left"/>
      <w:rPr>
        <w:rFonts w:hint="default"/>
      </w:rPr>
    </w:lvl>
    <w:lvl w:ilvl="6" w:tplc="D026C264">
      <w:start w:val="1"/>
      <w:numFmt w:val="bullet"/>
      <w:lvlText w:val="•"/>
      <w:lvlJc w:val="left"/>
      <w:rPr>
        <w:rFonts w:hint="default"/>
      </w:rPr>
    </w:lvl>
    <w:lvl w:ilvl="7" w:tplc="F57E887C">
      <w:start w:val="1"/>
      <w:numFmt w:val="bullet"/>
      <w:lvlText w:val="•"/>
      <w:lvlJc w:val="left"/>
      <w:rPr>
        <w:rFonts w:hint="default"/>
      </w:rPr>
    </w:lvl>
    <w:lvl w:ilvl="8" w:tplc="73E44B66">
      <w:start w:val="1"/>
      <w:numFmt w:val="bullet"/>
      <w:lvlText w:val="•"/>
      <w:lvlJc w:val="left"/>
      <w:rPr>
        <w:rFonts w:hint="default"/>
      </w:rPr>
    </w:lvl>
  </w:abstractNum>
  <w:abstractNum w:abstractNumId="6" w15:restartNumberingAfterBreak="0">
    <w:nsid w:val="378761D3"/>
    <w:multiLevelType w:val="hybridMultilevel"/>
    <w:tmpl w:val="696A8B1C"/>
    <w:lvl w:ilvl="0" w:tplc="6F5202D2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hint="default"/>
        <w:color w:val="FF0000"/>
        <w:w w:val="130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1435A35"/>
    <w:multiLevelType w:val="hybridMultilevel"/>
    <w:tmpl w:val="D07CB7C8"/>
    <w:lvl w:ilvl="0" w:tplc="0922DD8A">
      <w:start w:val="1"/>
      <w:numFmt w:val="bullet"/>
      <w:lvlText w:val="■"/>
      <w:lvlJc w:val="left"/>
      <w:pPr>
        <w:ind w:hanging="288"/>
      </w:pPr>
      <w:rPr>
        <w:rFonts w:ascii="Arial" w:eastAsia="Arial" w:hAnsi="Arial" w:hint="default"/>
        <w:sz w:val="24"/>
        <w:szCs w:val="24"/>
      </w:rPr>
    </w:lvl>
    <w:lvl w:ilvl="1" w:tplc="B320713C">
      <w:start w:val="1"/>
      <w:numFmt w:val="bullet"/>
      <w:lvlText w:val="■"/>
      <w:lvlJc w:val="left"/>
      <w:pPr>
        <w:ind w:hanging="279"/>
      </w:pPr>
      <w:rPr>
        <w:rFonts w:ascii="Arial" w:eastAsia="Arial" w:hAnsi="Arial" w:hint="default"/>
        <w:sz w:val="24"/>
        <w:szCs w:val="24"/>
      </w:rPr>
    </w:lvl>
    <w:lvl w:ilvl="2" w:tplc="731A234E">
      <w:start w:val="1"/>
      <w:numFmt w:val="bullet"/>
      <w:lvlText w:val="•"/>
      <w:lvlJc w:val="left"/>
      <w:rPr>
        <w:rFonts w:hint="default"/>
      </w:rPr>
    </w:lvl>
    <w:lvl w:ilvl="3" w:tplc="C67C38D2">
      <w:start w:val="1"/>
      <w:numFmt w:val="bullet"/>
      <w:lvlText w:val="•"/>
      <w:lvlJc w:val="left"/>
      <w:rPr>
        <w:rFonts w:hint="default"/>
      </w:rPr>
    </w:lvl>
    <w:lvl w:ilvl="4" w:tplc="3EE2CA44">
      <w:start w:val="1"/>
      <w:numFmt w:val="bullet"/>
      <w:lvlText w:val="•"/>
      <w:lvlJc w:val="left"/>
      <w:rPr>
        <w:rFonts w:hint="default"/>
      </w:rPr>
    </w:lvl>
    <w:lvl w:ilvl="5" w:tplc="1454511C">
      <w:start w:val="1"/>
      <w:numFmt w:val="bullet"/>
      <w:lvlText w:val="•"/>
      <w:lvlJc w:val="left"/>
      <w:rPr>
        <w:rFonts w:hint="default"/>
      </w:rPr>
    </w:lvl>
    <w:lvl w:ilvl="6" w:tplc="15BC5596">
      <w:start w:val="1"/>
      <w:numFmt w:val="bullet"/>
      <w:lvlText w:val="•"/>
      <w:lvlJc w:val="left"/>
      <w:rPr>
        <w:rFonts w:hint="default"/>
      </w:rPr>
    </w:lvl>
    <w:lvl w:ilvl="7" w:tplc="EDC439D2">
      <w:start w:val="1"/>
      <w:numFmt w:val="bullet"/>
      <w:lvlText w:val="•"/>
      <w:lvlJc w:val="left"/>
      <w:rPr>
        <w:rFonts w:hint="default"/>
      </w:rPr>
    </w:lvl>
    <w:lvl w:ilvl="8" w:tplc="8E167DFE">
      <w:start w:val="1"/>
      <w:numFmt w:val="bullet"/>
      <w:lvlText w:val="•"/>
      <w:lvlJc w:val="left"/>
      <w:rPr>
        <w:rFonts w:hint="default"/>
      </w:rPr>
    </w:lvl>
  </w:abstractNum>
  <w:abstractNum w:abstractNumId="8" w15:restartNumberingAfterBreak="0">
    <w:nsid w:val="453C4668"/>
    <w:multiLevelType w:val="hybridMultilevel"/>
    <w:tmpl w:val="7774FE48"/>
    <w:lvl w:ilvl="0" w:tplc="9948E0F8">
      <w:start w:val="1"/>
      <w:numFmt w:val="decimal"/>
      <w:lvlText w:val="%1."/>
      <w:lvlJc w:val="left"/>
      <w:pPr>
        <w:ind w:hanging="449"/>
      </w:pPr>
      <w:rPr>
        <w:rFonts w:ascii="Arial" w:eastAsia="Arial" w:hAnsi="Arial" w:hint="default"/>
        <w:w w:val="109"/>
        <w:sz w:val="24"/>
        <w:szCs w:val="24"/>
      </w:rPr>
    </w:lvl>
    <w:lvl w:ilvl="1" w:tplc="17126CE8">
      <w:start w:val="1"/>
      <w:numFmt w:val="decimal"/>
      <w:lvlText w:val="%2."/>
      <w:lvlJc w:val="left"/>
      <w:pPr>
        <w:ind w:hanging="360"/>
      </w:pPr>
      <w:rPr>
        <w:rFonts w:ascii="Arial" w:eastAsia="Arial" w:hAnsi="Arial" w:hint="default"/>
        <w:color w:val="2E5396"/>
        <w:spacing w:val="1"/>
        <w:w w:val="112"/>
        <w:sz w:val="24"/>
        <w:szCs w:val="24"/>
      </w:rPr>
    </w:lvl>
    <w:lvl w:ilvl="2" w:tplc="6F5202D2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color w:val="FF0000"/>
        <w:w w:val="130"/>
        <w:sz w:val="36"/>
        <w:szCs w:val="36"/>
      </w:rPr>
    </w:lvl>
    <w:lvl w:ilvl="3" w:tplc="70807096">
      <w:start w:val="1"/>
      <w:numFmt w:val="bullet"/>
      <w:lvlText w:val="•"/>
      <w:lvlJc w:val="left"/>
      <w:rPr>
        <w:rFonts w:hint="default"/>
      </w:rPr>
    </w:lvl>
    <w:lvl w:ilvl="4" w:tplc="C70A4C3C">
      <w:start w:val="1"/>
      <w:numFmt w:val="bullet"/>
      <w:lvlText w:val="•"/>
      <w:lvlJc w:val="left"/>
      <w:rPr>
        <w:rFonts w:hint="default"/>
      </w:rPr>
    </w:lvl>
    <w:lvl w:ilvl="5" w:tplc="17D81DA6">
      <w:start w:val="1"/>
      <w:numFmt w:val="bullet"/>
      <w:lvlText w:val="•"/>
      <w:lvlJc w:val="left"/>
      <w:rPr>
        <w:rFonts w:hint="default"/>
      </w:rPr>
    </w:lvl>
    <w:lvl w:ilvl="6" w:tplc="D026C264">
      <w:start w:val="1"/>
      <w:numFmt w:val="bullet"/>
      <w:lvlText w:val="•"/>
      <w:lvlJc w:val="left"/>
      <w:rPr>
        <w:rFonts w:hint="default"/>
      </w:rPr>
    </w:lvl>
    <w:lvl w:ilvl="7" w:tplc="F57E887C">
      <w:start w:val="1"/>
      <w:numFmt w:val="bullet"/>
      <w:lvlText w:val="•"/>
      <w:lvlJc w:val="left"/>
      <w:rPr>
        <w:rFonts w:hint="default"/>
      </w:rPr>
    </w:lvl>
    <w:lvl w:ilvl="8" w:tplc="73E44B66">
      <w:start w:val="1"/>
      <w:numFmt w:val="bullet"/>
      <w:lvlText w:val="•"/>
      <w:lvlJc w:val="left"/>
      <w:rPr>
        <w:rFonts w:hint="default"/>
      </w:rPr>
    </w:lvl>
  </w:abstractNum>
  <w:abstractNum w:abstractNumId="9" w15:restartNumberingAfterBreak="0">
    <w:nsid w:val="5E731F47"/>
    <w:multiLevelType w:val="hybridMultilevel"/>
    <w:tmpl w:val="2806CA14"/>
    <w:lvl w:ilvl="0" w:tplc="E6A27B4A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color w:val="FFC000"/>
        <w:w w:val="130"/>
        <w:sz w:val="36"/>
        <w:szCs w:val="36"/>
      </w:rPr>
    </w:lvl>
    <w:lvl w:ilvl="1" w:tplc="3676CCB0">
      <w:start w:val="1"/>
      <w:numFmt w:val="bullet"/>
      <w:lvlText w:val="•"/>
      <w:lvlJc w:val="left"/>
      <w:rPr>
        <w:rFonts w:hint="default"/>
      </w:rPr>
    </w:lvl>
    <w:lvl w:ilvl="2" w:tplc="08B2CE56">
      <w:start w:val="1"/>
      <w:numFmt w:val="bullet"/>
      <w:lvlText w:val="•"/>
      <w:lvlJc w:val="left"/>
      <w:rPr>
        <w:rFonts w:hint="default"/>
      </w:rPr>
    </w:lvl>
    <w:lvl w:ilvl="3" w:tplc="78D89544">
      <w:start w:val="1"/>
      <w:numFmt w:val="bullet"/>
      <w:lvlText w:val="•"/>
      <w:lvlJc w:val="left"/>
      <w:rPr>
        <w:rFonts w:hint="default"/>
      </w:rPr>
    </w:lvl>
    <w:lvl w:ilvl="4" w:tplc="FA1CA216">
      <w:start w:val="1"/>
      <w:numFmt w:val="bullet"/>
      <w:lvlText w:val="•"/>
      <w:lvlJc w:val="left"/>
      <w:rPr>
        <w:rFonts w:hint="default"/>
      </w:rPr>
    </w:lvl>
    <w:lvl w:ilvl="5" w:tplc="94DC6028">
      <w:start w:val="1"/>
      <w:numFmt w:val="bullet"/>
      <w:lvlText w:val="•"/>
      <w:lvlJc w:val="left"/>
      <w:rPr>
        <w:rFonts w:hint="default"/>
      </w:rPr>
    </w:lvl>
    <w:lvl w:ilvl="6" w:tplc="6570016C">
      <w:start w:val="1"/>
      <w:numFmt w:val="bullet"/>
      <w:lvlText w:val="•"/>
      <w:lvlJc w:val="left"/>
      <w:rPr>
        <w:rFonts w:hint="default"/>
      </w:rPr>
    </w:lvl>
    <w:lvl w:ilvl="7" w:tplc="ED0EBCB4">
      <w:start w:val="1"/>
      <w:numFmt w:val="bullet"/>
      <w:lvlText w:val="•"/>
      <w:lvlJc w:val="left"/>
      <w:rPr>
        <w:rFonts w:hint="default"/>
      </w:rPr>
    </w:lvl>
    <w:lvl w:ilvl="8" w:tplc="EC32DDFC">
      <w:start w:val="1"/>
      <w:numFmt w:val="bullet"/>
      <w:lvlText w:val="•"/>
      <w:lvlJc w:val="left"/>
      <w:rPr>
        <w:rFonts w:hint="default"/>
      </w:rPr>
    </w:lvl>
  </w:abstractNum>
  <w:abstractNum w:abstractNumId="10" w15:restartNumberingAfterBreak="0">
    <w:nsid w:val="71410E11"/>
    <w:multiLevelType w:val="hybridMultilevel"/>
    <w:tmpl w:val="DD3CE5B6"/>
    <w:lvl w:ilvl="0" w:tplc="1A882A2E">
      <w:start w:val="1"/>
      <w:numFmt w:val="decimal"/>
      <w:lvlText w:val="%1."/>
      <w:lvlJc w:val="left"/>
      <w:pPr>
        <w:ind w:hanging="360"/>
      </w:pPr>
      <w:rPr>
        <w:rFonts w:ascii="Arial" w:eastAsia="Arial" w:hAnsi="Arial" w:hint="default"/>
        <w:spacing w:val="2"/>
        <w:w w:val="109"/>
        <w:sz w:val="24"/>
        <w:szCs w:val="24"/>
      </w:rPr>
    </w:lvl>
    <w:lvl w:ilvl="1" w:tplc="7D7A521A">
      <w:start w:val="1"/>
      <w:numFmt w:val="bullet"/>
      <w:lvlText w:val="•"/>
      <w:lvlJc w:val="left"/>
      <w:pPr>
        <w:ind w:hanging="360"/>
      </w:pPr>
      <w:rPr>
        <w:rFonts w:ascii="Arial" w:eastAsia="Arial" w:hAnsi="Arial" w:hint="default"/>
        <w:color w:val="375522"/>
        <w:w w:val="130"/>
        <w:sz w:val="36"/>
        <w:szCs w:val="36"/>
      </w:rPr>
    </w:lvl>
    <w:lvl w:ilvl="2" w:tplc="11C8842A">
      <w:start w:val="1"/>
      <w:numFmt w:val="bullet"/>
      <w:lvlText w:val="•"/>
      <w:lvlJc w:val="left"/>
      <w:rPr>
        <w:rFonts w:hint="default"/>
      </w:rPr>
    </w:lvl>
    <w:lvl w:ilvl="3" w:tplc="A4CC9B56">
      <w:start w:val="1"/>
      <w:numFmt w:val="bullet"/>
      <w:lvlText w:val="•"/>
      <w:lvlJc w:val="left"/>
      <w:rPr>
        <w:rFonts w:hint="default"/>
      </w:rPr>
    </w:lvl>
    <w:lvl w:ilvl="4" w:tplc="C456B6EA">
      <w:start w:val="1"/>
      <w:numFmt w:val="bullet"/>
      <w:lvlText w:val="•"/>
      <w:lvlJc w:val="left"/>
      <w:rPr>
        <w:rFonts w:hint="default"/>
      </w:rPr>
    </w:lvl>
    <w:lvl w:ilvl="5" w:tplc="E328FA76">
      <w:start w:val="1"/>
      <w:numFmt w:val="bullet"/>
      <w:lvlText w:val="•"/>
      <w:lvlJc w:val="left"/>
      <w:rPr>
        <w:rFonts w:hint="default"/>
      </w:rPr>
    </w:lvl>
    <w:lvl w:ilvl="6" w:tplc="20EC4BBE">
      <w:start w:val="1"/>
      <w:numFmt w:val="bullet"/>
      <w:lvlText w:val="•"/>
      <w:lvlJc w:val="left"/>
      <w:rPr>
        <w:rFonts w:hint="default"/>
      </w:rPr>
    </w:lvl>
    <w:lvl w:ilvl="7" w:tplc="1E367F50">
      <w:start w:val="1"/>
      <w:numFmt w:val="bullet"/>
      <w:lvlText w:val="•"/>
      <w:lvlJc w:val="left"/>
      <w:rPr>
        <w:rFonts w:hint="default"/>
      </w:rPr>
    </w:lvl>
    <w:lvl w:ilvl="8" w:tplc="A5A64828">
      <w:start w:val="1"/>
      <w:numFmt w:val="bullet"/>
      <w:lvlText w:val="•"/>
      <w:lvlJc w:val="left"/>
      <w:rPr>
        <w:rFonts w:hint="default"/>
      </w:rPr>
    </w:lvl>
  </w:abstractNum>
  <w:abstractNum w:abstractNumId="11" w15:restartNumberingAfterBreak="0">
    <w:nsid w:val="71F053CF"/>
    <w:multiLevelType w:val="hybridMultilevel"/>
    <w:tmpl w:val="D2F210F8"/>
    <w:lvl w:ilvl="0" w:tplc="780E3914">
      <w:start w:val="1"/>
      <w:numFmt w:val="decimal"/>
      <w:lvlText w:val="%1."/>
      <w:lvlJc w:val="left"/>
      <w:pPr>
        <w:ind w:hanging="540"/>
        <w:jc w:val="right"/>
      </w:pPr>
      <w:rPr>
        <w:rFonts w:ascii="Arial" w:eastAsia="Arial" w:hAnsi="Arial" w:hint="default"/>
        <w:spacing w:val="2"/>
        <w:w w:val="109"/>
        <w:sz w:val="24"/>
        <w:szCs w:val="24"/>
      </w:rPr>
    </w:lvl>
    <w:lvl w:ilvl="1" w:tplc="0298BBEA">
      <w:start w:val="1"/>
      <w:numFmt w:val="bullet"/>
      <w:lvlText w:val="•"/>
      <w:lvlJc w:val="left"/>
      <w:rPr>
        <w:rFonts w:hint="default"/>
      </w:rPr>
    </w:lvl>
    <w:lvl w:ilvl="2" w:tplc="9202EF6C">
      <w:start w:val="1"/>
      <w:numFmt w:val="bullet"/>
      <w:lvlText w:val="•"/>
      <w:lvlJc w:val="left"/>
      <w:rPr>
        <w:rFonts w:hint="default"/>
      </w:rPr>
    </w:lvl>
    <w:lvl w:ilvl="3" w:tplc="9C94868A">
      <w:start w:val="1"/>
      <w:numFmt w:val="bullet"/>
      <w:lvlText w:val="•"/>
      <w:lvlJc w:val="left"/>
      <w:rPr>
        <w:rFonts w:hint="default"/>
      </w:rPr>
    </w:lvl>
    <w:lvl w:ilvl="4" w:tplc="BE24DB30">
      <w:start w:val="1"/>
      <w:numFmt w:val="bullet"/>
      <w:lvlText w:val="•"/>
      <w:lvlJc w:val="left"/>
      <w:rPr>
        <w:rFonts w:hint="default"/>
      </w:rPr>
    </w:lvl>
    <w:lvl w:ilvl="5" w:tplc="83A247A2">
      <w:start w:val="1"/>
      <w:numFmt w:val="bullet"/>
      <w:lvlText w:val="•"/>
      <w:lvlJc w:val="left"/>
      <w:rPr>
        <w:rFonts w:hint="default"/>
      </w:rPr>
    </w:lvl>
    <w:lvl w:ilvl="6" w:tplc="62CA660A">
      <w:start w:val="1"/>
      <w:numFmt w:val="bullet"/>
      <w:lvlText w:val="•"/>
      <w:lvlJc w:val="left"/>
      <w:rPr>
        <w:rFonts w:hint="default"/>
      </w:rPr>
    </w:lvl>
    <w:lvl w:ilvl="7" w:tplc="1A90499A">
      <w:start w:val="1"/>
      <w:numFmt w:val="bullet"/>
      <w:lvlText w:val="•"/>
      <w:lvlJc w:val="left"/>
      <w:rPr>
        <w:rFonts w:hint="default"/>
      </w:rPr>
    </w:lvl>
    <w:lvl w:ilvl="8" w:tplc="F3CEC01C">
      <w:start w:val="1"/>
      <w:numFmt w:val="bullet"/>
      <w:lvlText w:val="•"/>
      <w:lvlJc w:val="left"/>
      <w:rPr>
        <w:rFonts w:hint="default"/>
      </w:rPr>
    </w:lvl>
  </w:abstractNum>
  <w:abstractNum w:abstractNumId="12" w15:restartNumberingAfterBreak="0">
    <w:nsid w:val="74B0631D"/>
    <w:multiLevelType w:val="hybridMultilevel"/>
    <w:tmpl w:val="48E62462"/>
    <w:lvl w:ilvl="0" w:tplc="06FEA12E">
      <w:start w:val="1"/>
      <w:numFmt w:val="bullet"/>
      <w:lvlText w:val="■"/>
      <w:lvlJc w:val="left"/>
      <w:pPr>
        <w:ind w:hanging="288"/>
      </w:pPr>
      <w:rPr>
        <w:rFonts w:ascii="Arial" w:eastAsia="Arial" w:hAnsi="Arial" w:hint="default"/>
        <w:sz w:val="24"/>
        <w:szCs w:val="24"/>
      </w:rPr>
    </w:lvl>
    <w:lvl w:ilvl="1" w:tplc="DFAEAF1E">
      <w:start w:val="1"/>
      <w:numFmt w:val="bullet"/>
      <w:lvlText w:val="•"/>
      <w:lvlJc w:val="left"/>
      <w:rPr>
        <w:rFonts w:hint="default"/>
      </w:rPr>
    </w:lvl>
    <w:lvl w:ilvl="2" w:tplc="9196A430">
      <w:start w:val="1"/>
      <w:numFmt w:val="bullet"/>
      <w:lvlText w:val="•"/>
      <w:lvlJc w:val="left"/>
      <w:rPr>
        <w:rFonts w:hint="default"/>
      </w:rPr>
    </w:lvl>
    <w:lvl w:ilvl="3" w:tplc="65029560">
      <w:start w:val="1"/>
      <w:numFmt w:val="bullet"/>
      <w:lvlText w:val="•"/>
      <w:lvlJc w:val="left"/>
      <w:rPr>
        <w:rFonts w:hint="default"/>
      </w:rPr>
    </w:lvl>
    <w:lvl w:ilvl="4" w:tplc="F21A749C">
      <w:start w:val="1"/>
      <w:numFmt w:val="bullet"/>
      <w:lvlText w:val="•"/>
      <w:lvlJc w:val="left"/>
      <w:rPr>
        <w:rFonts w:hint="default"/>
      </w:rPr>
    </w:lvl>
    <w:lvl w:ilvl="5" w:tplc="E60AB802">
      <w:start w:val="1"/>
      <w:numFmt w:val="bullet"/>
      <w:lvlText w:val="•"/>
      <w:lvlJc w:val="left"/>
      <w:rPr>
        <w:rFonts w:hint="default"/>
      </w:rPr>
    </w:lvl>
    <w:lvl w:ilvl="6" w:tplc="A290FB96">
      <w:start w:val="1"/>
      <w:numFmt w:val="bullet"/>
      <w:lvlText w:val="•"/>
      <w:lvlJc w:val="left"/>
      <w:rPr>
        <w:rFonts w:hint="default"/>
      </w:rPr>
    </w:lvl>
    <w:lvl w:ilvl="7" w:tplc="577CAA0C">
      <w:start w:val="1"/>
      <w:numFmt w:val="bullet"/>
      <w:lvlText w:val="•"/>
      <w:lvlJc w:val="left"/>
      <w:rPr>
        <w:rFonts w:hint="default"/>
      </w:rPr>
    </w:lvl>
    <w:lvl w:ilvl="8" w:tplc="FB0C7EE8">
      <w:start w:val="1"/>
      <w:numFmt w:val="bullet"/>
      <w:lvlText w:val="•"/>
      <w:lvlJc w:val="left"/>
      <w:rPr>
        <w:rFonts w:hint="default"/>
      </w:rPr>
    </w:lvl>
  </w:abstractNum>
  <w:abstractNum w:abstractNumId="13" w15:restartNumberingAfterBreak="0">
    <w:nsid w:val="76DC3547"/>
    <w:multiLevelType w:val="hybridMultilevel"/>
    <w:tmpl w:val="C402F42E"/>
    <w:lvl w:ilvl="0" w:tplc="3312A012">
      <w:start w:val="1"/>
      <w:numFmt w:val="bullet"/>
      <w:lvlText w:val="*"/>
      <w:lvlJc w:val="left"/>
      <w:pPr>
        <w:ind w:left="720" w:hanging="360"/>
      </w:pPr>
      <w:rPr>
        <w:rFonts w:ascii="Arial" w:eastAsia="Arial" w:hAnsi="Arial" w:hint="default"/>
        <w:color w:val="FF0000"/>
        <w:w w:val="228"/>
        <w:sz w:val="20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E0F71"/>
    <w:multiLevelType w:val="hybridMultilevel"/>
    <w:tmpl w:val="333E62A6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11"/>
  </w:num>
  <w:num w:numId="5">
    <w:abstractNumId w:val="7"/>
  </w:num>
  <w:num w:numId="6">
    <w:abstractNumId w:val="12"/>
  </w:num>
  <w:num w:numId="7">
    <w:abstractNumId w:val="4"/>
  </w:num>
  <w:num w:numId="8">
    <w:abstractNumId w:val="1"/>
  </w:num>
  <w:num w:numId="9">
    <w:abstractNumId w:val="13"/>
  </w:num>
  <w:num w:numId="10">
    <w:abstractNumId w:val="6"/>
  </w:num>
  <w:num w:numId="11">
    <w:abstractNumId w:val="14"/>
  </w:num>
  <w:num w:numId="12">
    <w:abstractNumId w:val="5"/>
  </w:num>
  <w:num w:numId="13">
    <w:abstractNumId w:val="3"/>
  </w:num>
  <w:num w:numId="14">
    <w:abstractNumId w:val="0"/>
  </w:num>
  <w:num w:numId="1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Fong RERHANG">
    <w15:presenceInfo w15:providerId="None" w15:userId="Fong RERHA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7BE"/>
    <w:rsid w:val="0000351F"/>
    <w:rsid w:val="000048E8"/>
    <w:rsid w:val="00005E8C"/>
    <w:rsid w:val="0000733C"/>
    <w:rsid w:val="0001499D"/>
    <w:rsid w:val="00030543"/>
    <w:rsid w:val="000318A4"/>
    <w:rsid w:val="000446BE"/>
    <w:rsid w:val="00051988"/>
    <w:rsid w:val="000560E2"/>
    <w:rsid w:val="000638F8"/>
    <w:rsid w:val="000641D1"/>
    <w:rsid w:val="000678B8"/>
    <w:rsid w:val="00070968"/>
    <w:rsid w:val="00080AFB"/>
    <w:rsid w:val="0008760C"/>
    <w:rsid w:val="00087863"/>
    <w:rsid w:val="000D2493"/>
    <w:rsid w:val="000D6367"/>
    <w:rsid w:val="000E186D"/>
    <w:rsid w:val="000E31B7"/>
    <w:rsid w:val="000E3A4D"/>
    <w:rsid w:val="000F188D"/>
    <w:rsid w:val="000F1D61"/>
    <w:rsid w:val="00103F62"/>
    <w:rsid w:val="0011432D"/>
    <w:rsid w:val="00115E77"/>
    <w:rsid w:val="00116085"/>
    <w:rsid w:val="00123665"/>
    <w:rsid w:val="0013073E"/>
    <w:rsid w:val="00135E28"/>
    <w:rsid w:val="0014287E"/>
    <w:rsid w:val="00151C3D"/>
    <w:rsid w:val="0015356C"/>
    <w:rsid w:val="00154A03"/>
    <w:rsid w:val="0016123A"/>
    <w:rsid w:val="00163BBC"/>
    <w:rsid w:val="001648D2"/>
    <w:rsid w:val="00164C3B"/>
    <w:rsid w:val="00166682"/>
    <w:rsid w:val="00167A49"/>
    <w:rsid w:val="00172F11"/>
    <w:rsid w:val="00174F7E"/>
    <w:rsid w:val="00175C9E"/>
    <w:rsid w:val="00181164"/>
    <w:rsid w:val="00181231"/>
    <w:rsid w:val="0019194E"/>
    <w:rsid w:val="001932A1"/>
    <w:rsid w:val="00194414"/>
    <w:rsid w:val="001969DC"/>
    <w:rsid w:val="001A0517"/>
    <w:rsid w:val="001A14F7"/>
    <w:rsid w:val="001A4529"/>
    <w:rsid w:val="001B1C42"/>
    <w:rsid w:val="001B5E1F"/>
    <w:rsid w:val="001C1F9E"/>
    <w:rsid w:val="001C7E51"/>
    <w:rsid w:val="001E34A9"/>
    <w:rsid w:val="001E42D0"/>
    <w:rsid w:val="001E497D"/>
    <w:rsid w:val="001E6249"/>
    <w:rsid w:val="001F1DB6"/>
    <w:rsid w:val="001F6AF8"/>
    <w:rsid w:val="002075FF"/>
    <w:rsid w:val="00213CDA"/>
    <w:rsid w:val="002140BD"/>
    <w:rsid w:val="0022413D"/>
    <w:rsid w:val="002249ED"/>
    <w:rsid w:val="002270DD"/>
    <w:rsid w:val="00235741"/>
    <w:rsid w:val="002367C7"/>
    <w:rsid w:val="00240A9D"/>
    <w:rsid w:val="00241791"/>
    <w:rsid w:val="00245F86"/>
    <w:rsid w:val="00246DDB"/>
    <w:rsid w:val="00250375"/>
    <w:rsid w:val="00265E54"/>
    <w:rsid w:val="00270D7E"/>
    <w:rsid w:val="002741F4"/>
    <w:rsid w:val="00277CDA"/>
    <w:rsid w:val="00280CD0"/>
    <w:rsid w:val="00286DA4"/>
    <w:rsid w:val="00287567"/>
    <w:rsid w:val="002A34C7"/>
    <w:rsid w:val="002A5F4A"/>
    <w:rsid w:val="002A79E4"/>
    <w:rsid w:val="002B084E"/>
    <w:rsid w:val="002B6C56"/>
    <w:rsid w:val="002B7779"/>
    <w:rsid w:val="002C3123"/>
    <w:rsid w:val="002D1C75"/>
    <w:rsid w:val="002D2B5C"/>
    <w:rsid w:val="002D3AA9"/>
    <w:rsid w:val="002D53B5"/>
    <w:rsid w:val="002F0131"/>
    <w:rsid w:val="002F08D4"/>
    <w:rsid w:val="00301BB1"/>
    <w:rsid w:val="0030502F"/>
    <w:rsid w:val="00316F2D"/>
    <w:rsid w:val="0032071D"/>
    <w:rsid w:val="0032126F"/>
    <w:rsid w:val="00321310"/>
    <w:rsid w:val="00327C77"/>
    <w:rsid w:val="00331831"/>
    <w:rsid w:val="0034297B"/>
    <w:rsid w:val="0034313C"/>
    <w:rsid w:val="0034442B"/>
    <w:rsid w:val="00344770"/>
    <w:rsid w:val="00357AFD"/>
    <w:rsid w:val="00357E1E"/>
    <w:rsid w:val="00362D6D"/>
    <w:rsid w:val="00373784"/>
    <w:rsid w:val="00376159"/>
    <w:rsid w:val="0037700D"/>
    <w:rsid w:val="00386DC7"/>
    <w:rsid w:val="003872A8"/>
    <w:rsid w:val="00392E7F"/>
    <w:rsid w:val="003A4775"/>
    <w:rsid w:val="003A6E73"/>
    <w:rsid w:val="003C27E8"/>
    <w:rsid w:val="003D1941"/>
    <w:rsid w:val="003D3B0D"/>
    <w:rsid w:val="003D67BE"/>
    <w:rsid w:val="003E5263"/>
    <w:rsid w:val="00406E1F"/>
    <w:rsid w:val="00411350"/>
    <w:rsid w:val="00413435"/>
    <w:rsid w:val="00413ACE"/>
    <w:rsid w:val="0042097A"/>
    <w:rsid w:val="00421A3D"/>
    <w:rsid w:val="00421E6B"/>
    <w:rsid w:val="00430DAB"/>
    <w:rsid w:val="00441F74"/>
    <w:rsid w:val="004427DD"/>
    <w:rsid w:val="00446C0C"/>
    <w:rsid w:val="00450EDD"/>
    <w:rsid w:val="00455824"/>
    <w:rsid w:val="0046259F"/>
    <w:rsid w:val="00464B41"/>
    <w:rsid w:val="0046627F"/>
    <w:rsid w:val="004670AE"/>
    <w:rsid w:val="00467206"/>
    <w:rsid w:val="00473C79"/>
    <w:rsid w:val="00480503"/>
    <w:rsid w:val="00482CE7"/>
    <w:rsid w:val="00485B15"/>
    <w:rsid w:val="00487804"/>
    <w:rsid w:val="00495F37"/>
    <w:rsid w:val="004971E5"/>
    <w:rsid w:val="004978A2"/>
    <w:rsid w:val="004B6059"/>
    <w:rsid w:val="004D751A"/>
    <w:rsid w:val="004E30CC"/>
    <w:rsid w:val="004E73D3"/>
    <w:rsid w:val="004F0A14"/>
    <w:rsid w:val="004F1160"/>
    <w:rsid w:val="004F7EDA"/>
    <w:rsid w:val="00503398"/>
    <w:rsid w:val="00504441"/>
    <w:rsid w:val="00516CD0"/>
    <w:rsid w:val="005200DD"/>
    <w:rsid w:val="005439AC"/>
    <w:rsid w:val="00546B2D"/>
    <w:rsid w:val="00546B5A"/>
    <w:rsid w:val="00547C31"/>
    <w:rsid w:val="00550C45"/>
    <w:rsid w:val="005542E2"/>
    <w:rsid w:val="0055509A"/>
    <w:rsid w:val="00557960"/>
    <w:rsid w:val="00561A4A"/>
    <w:rsid w:val="00565B5E"/>
    <w:rsid w:val="00566815"/>
    <w:rsid w:val="005707C6"/>
    <w:rsid w:val="00570EE8"/>
    <w:rsid w:val="00573CC3"/>
    <w:rsid w:val="00575455"/>
    <w:rsid w:val="00584301"/>
    <w:rsid w:val="0058631D"/>
    <w:rsid w:val="00596DD8"/>
    <w:rsid w:val="005A2824"/>
    <w:rsid w:val="005B0356"/>
    <w:rsid w:val="005B112A"/>
    <w:rsid w:val="005B1903"/>
    <w:rsid w:val="005B275F"/>
    <w:rsid w:val="005B4CDA"/>
    <w:rsid w:val="005B634B"/>
    <w:rsid w:val="005B76B1"/>
    <w:rsid w:val="005C4DC4"/>
    <w:rsid w:val="005E0682"/>
    <w:rsid w:val="005E146A"/>
    <w:rsid w:val="005E161E"/>
    <w:rsid w:val="005E7997"/>
    <w:rsid w:val="005E7E78"/>
    <w:rsid w:val="005F1073"/>
    <w:rsid w:val="005F4C26"/>
    <w:rsid w:val="0060659E"/>
    <w:rsid w:val="00606C5A"/>
    <w:rsid w:val="00610981"/>
    <w:rsid w:val="00611A1F"/>
    <w:rsid w:val="006357E6"/>
    <w:rsid w:val="00635E29"/>
    <w:rsid w:val="00636A08"/>
    <w:rsid w:val="0064613F"/>
    <w:rsid w:val="006472A0"/>
    <w:rsid w:val="006527A7"/>
    <w:rsid w:val="0066106B"/>
    <w:rsid w:val="00664C9B"/>
    <w:rsid w:val="00670BF7"/>
    <w:rsid w:val="00674396"/>
    <w:rsid w:val="00674C90"/>
    <w:rsid w:val="00674CF3"/>
    <w:rsid w:val="0068251E"/>
    <w:rsid w:val="006910F4"/>
    <w:rsid w:val="00696B98"/>
    <w:rsid w:val="006A15B7"/>
    <w:rsid w:val="006A2FA6"/>
    <w:rsid w:val="006A39CC"/>
    <w:rsid w:val="006A789E"/>
    <w:rsid w:val="006B4A5D"/>
    <w:rsid w:val="006B7781"/>
    <w:rsid w:val="006C22B8"/>
    <w:rsid w:val="006C3814"/>
    <w:rsid w:val="006C3A4E"/>
    <w:rsid w:val="006C6E21"/>
    <w:rsid w:val="006D158C"/>
    <w:rsid w:val="006D46D0"/>
    <w:rsid w:val="006D5385"/>
    <w:rsid w:val="006D7B87"/>
    <w:rsid w:val="006E1104"/>
    <w:rsid w:val="006E2B23"/>
    <w:rsid w:val="006F095C"/>
    <w:rsid w:val="006F0E4F"/>
    <w:rsid w:val="006F1CC9"/>
    <w:rsid w:val="006F42A1"/>
    <w:rsid w:val="006F45E4"/>
    <w:rsid w:val="006F6283"/>
    <w:rsid w:val="006F778F"/>
    <w:rsid w:val="0070007B"/>
    <w:rsid w:val="00701EE3"/>
    <w:rsid w:val="007132D3"/>
    <w:rsid w:val="007138DC"/>
    <w:rsid w:val="00723A57"/>
    <w:rsid w:val="0073717D"/>
    <w:rsid w:val="007416EA"/>
    <w:rsid w:val="00755E47"/>
    <w:rsid w:val="00763108"/>
    <w:rsid w:val="0077749B"/>
    <w:rsid w:val="007823C2"/>
    <w:rsid w:val="00784C23"/>
    <w:rsid w:val="00790165"/>
    <w:rsid w:val="0079194D"/>
    <w:rsid w:val="00792E42"/>
    <w:rsid w:val="007A305F"/>
    <w:rsid w:val="007B20D5"/>
    <w:rsid w:val="007B30E8"/>
    <w:rsid w:val="007B54C2"/>
    <w:rsid w:val="007B5E80"/>
    <w:rsid w:val="007B7698"/>
    <w:rsid w:val="007C60AB"/>
    <w:rsid w:val="007D034C"/>
    <w:rsid w:val="007E2509"/>
    <w:rsid w:val="007E2B82"/>
    <w:rsid w:val="007F5658"/>
    <w:rsid w:val="00803D92"/>
    <w:rsid w:val="0080609E"/>
    <w:rsid w:val="008225F5"/>
    <w:rsid w:val="0082372A"/>
    <w:rsid w:val="00827587"/>
    <w:rsid w:val="0083648F"/>
    <w:rsid w:val="00841A16"/>
    <w:rsid w:val="00844D95"/>
    <w:rsid w:val="00854C90"/>
    <w:rsid w:val="0085658D"/>
    <w:rsid w:val="00856986"/>
    <w:rsid w:val="008641BF"/>
    <w:rsid w:val="00876D59"/>
    <w:rsid w:val="00876EAE"/>
    <w:rsid w:val="00890F0B"/>
    <w:rsid w:val="00894788"/>
    <w:rsid w:val="008A24E5"/>
    <w:rsid w:val="008A5D15"/>
    <w:rsid w:val="008B075E"/>
    <w:rsid w:val="008B26D0"/>
    <w:rsid w:val="008B3C49"/>
    <w:rsid w:val="008C1E96"/>
    <w:rsid w:val="008C250A"/>
    <w:rsid w:val="008D4905"/>
    <w:rsid w:val="008D75DE"/>
    <w:rsid w:val="008E4F6D"/>
    <w:rsid w:val="008E7539"/>
    <w:rsid w:val="008E7C3F"/>
    <w:rsid w:val="008F61D1"/>
    <w:rsid w:val="008F6A76"/>
    <w:rsid w:val="0090672D"/>
    <w:rsid w:val="00907757"/>
    <w:rsid w:val="009212A6"/>
    <w:rsid w:val="00931C78"/>
    <w:rsid w:val="009378C3"/>
    <w:rsid w:val="00950DF8"/>
    <w:rsid w:val="00950EF0"/>
    <w:rsid w:val="0095278D"/>
    <w:rsid w:val="00960A5D"/>
    <w:rsid w:val="00960B6C"/>
    <w:rsid w:val="00961213"/>
    <w:rsid w:val="00961B14"/>
    <w:rsid w:val="009709FF"/>
    <w:rsid w:val="0097177B"/>
    <w:rsid w:val="0097622A"/>
    <w:rsid w:val="00984B7F"/>
    <w:rsid w:val="00984DD1"/>
    <w:rsid w:val="0099331A"/>
    <w:rsid w:val="00993D84"/>
    <w:rsid w:val="00994280"/>
    <w:rsid w:val="0099462D"/>
    <w:rsid w:val="00996D9E"/>
    <w:rsid w:val="009A2F4F"/>
    <w:rsid w:val="009A4A15"/>
    <w:rsid w:val="009E5EA6"/>
    <w:rsid w:val="009E6C34"/>
    <w:rsid w:val="009F471B"/>
    <w:rsid w:val="009F6649"/>
    <w:rsid w:val="00A106CF"/>
    <w:rsid w:val="00A15BCE"/>
    <w:rsid w:val="00A2075D"/>
    <w:rsid w:val="00A25672"/>
    <w:rsid w:val="00A35EFB"/>
    <w:rsid w:val="00A629A0"/>
    <w:rsid w:val="00A64319"/>
    <w:rsid w:val="00A734D4"/>
    <w:rsid w:val="00A844F1"/>
    <w:rsid w:val="00A858D3"/>
    <w:rsid w:val="00AA29C1"/>
    <w:rsid w:val="00AB56BD"/>
    <w:rsid w:val="00AC0B2A"/>
    <w:rsid w:val="00AC4346"/>
    <w:rsid w:val="00AC4FC5"/>
    <w:rsid w:val="00AD594E"/>
    <w:rsid w:val="00AE0533"/>
    <w:rsid w:val="00AE2993"/>
    <w:rsid w:val="00AE3307"/>
    <w:rsid w:val="00AF44C2"/>
    <w:rsid w:val="00B0050E"/>
    <w:rsid w:val="00B01581"/>
    <w:rsid w:val="00B0226A"/>
    <w:rsid w:val="00B05DAF"/>
    <w:rsid w:val="00B14D7B"/>
    <w:rsid w:val="00B176A3"/>
    <w:rsid w:val="00B27A5B"/>
    <w:rsid w:val="00B3129B"/>
    <w:rsid w:val="00B36340"/>
    <w:rsid w:val="00B36B23"/>
    <w:rsid w:val="00B4599C"/>
    <w:rsid w:val="00B47228"/>
    <w:rsid w:val="00B51B23"/>
    <w:rsid w:val="00B574C8"/>
    <w:rsid w:val="00B60CC2"/>
    <w:rsid w:val="00B747CC"/>
    <w:rsid w:val="00B86C45"/>
    <w:rsid w:val="00B8751C"/>
    <w:rsid w:val="00B977E1"/>
    <w:rsid w:val="00BA1A5C"/>
    <w:rsid w:val="00BA2133"/>
    <w:rsid w:val="00BA310C"/>
    <w:rsid w:val="00BB3209"/>
    <w:rsid w:val="00BB7E91"/>
    <w:rsid w:val="00BC5B44"/>
    <w:rsid w:val="00BD70FF"/>
    <w:rsid w:val="00BD7538"/>
    <w:rsid w:val="00BE005B"/>
    <w:rsid w:val="00BE2D64"/>
    <w:rsid w:val="00BE2E94"/>
    <w:rsid w:val="00BE37A5"/>
    <w:rsid w:val="00BE4681"/>
    <w:rsid w:val="00BE4A85"/>
    <w:rsid w:val="00BE6E31"/>
    <w:rsid w:val="00BE76CA"/>
    <w:rsid w:val="00BF0279"/>
    <w:rsid w:val="00BF07F3"/>
    <w:rsid w:val="00BF1321"/>
    <w:rsid w:val="00BF37F7"/>
    <w:rsid w:val="00C003C4"/>
    <w:rsid w:val="00C00E50"/>
    <w:rsid w:val="00C06077"/>
    <w:rsid w:val="00C1438F"/>
    <w:rsid w:val="00C323AE"/>
    <w:rsid w:val="00C33055"/>
    <w:rsid w:val="00C35B2C"/>
    <w:rsid w:val="00C414EC"/>
    <w:rsid w:val="00C42EC4"/>
    <w:rsid w:val="00C46099"/>
    <w:rsid w:val="00C51236"/>
    <w:rsid w:val="00C52607"/>
    <w:rsid w:val="00C56E16"/>
    <w:rsid w:val="00C70E4D"/>
    <w:rsid w:val="00C72045"/>
    <w:rsid w:val="00C76FE7"/>
    <w:rsid w:val="00C9350F"/>
    <w:rsid w:val="00C952CA"/>
    <w:rsid w:val="00CA28F0"/>
    <w:rsid w:val="00CA73F7"/>
    <w:rsid w:val="00CB5DCD"/>
    <w:rsid w:val="00CC2964"/>
    <w:rsid w:val="00CC2BC6"/>
    <w:rsid w:val="00CD575B"/>
    <w:rsid w:val="00CE04ED"/>
    <w:rsid w:val="00CE34B4"/>
    <w:rsid w:val="00CE7EC9"/>
    <w:rsid w:val="00CF3438"/>
    <w:rsid w:val="00D00A23"/>
    <w:rsid w:val="00D00BEF"/>
    <w:rsid w:val="00D13D19"/>
    <w:rsid w:val="00D1552E"/>
    <w:rsid w:val="00D21809"/>
    <w:rsid w:val="00D257FA"/>
    <w:rsid w:val="00D26F13"/>
    <w:rsid w:val="00D4096D"/>
    <w:rsid w:val="00D428BD"/>
    <w:rsid w:val="00D43703"/>
    <w:rsid w:val="00D44300"/>
    <w:rsid w:val="00D45708"/>
    <w:rsid w:val="00D56226"/>
    <w:rsid w:val="00D60863"/>
    <w:rsid w:val="00D72866"/>
    <w:rsid w:val="00D740E1"/>
    <w:rsid w:val="00D76847"/>
    <w:rsid w:val="00D76A29"/>
    <w:rsid w:val="00D80A4E"/>
    <w:rsid w:val="00D816E9"/>
    <w:rsid w:val="00D9175C"/>
    <w:rsid w:val="00DA372C"/>
    <w:rsid w:val="00DB243F"/>
    <w:rsid w:val="00DB5869"/>
    <w:rsid w:val="00DC3259"/>
    <w:rsid w:val="00DC3C89"/>
    <w:rsid w:val="00DC6ECF"/>
    <w:rsid w:val="00DD31C8"/>
    <w:rsid w:val="00DD34AA"/>
    <w:rsid w:val="00E21970"/>
    <w:rsid w:val="00E27B36"/>
    <w:rsid w:val="00E30F0F"/>
    <w:rsid w:val="00E345C1"/>
    <w:rsid w:val="00E36C80"/>
    <w:rsid w:val="00E432B8"/>
    <w:rsid w:val="00E46EED"/>
    <w:rsid w:val="00E61F05"/>
    <w:rsid w:val="00E671ED"/>
    <w:rsid w:val="00E67210"/>
    <w:rsid w:val="00E70418"/>
    <w:rsid w:val="00E74CAB"/>
    <w:rsid w:val="00E752DB"/>
    <w:rsid w:val="00E80CCF"/>
    <w:rsid w:val="00E83117"/>
    <w:rsid w:val="00E873EB"/>
    <w:rsid w:val="00E9097E"/>
    <w:rsid w:val="00E935B6"/>
    <w:rsid w:val="00EA4365"/>
    <w:rsid w:val="00EA4E4B"/>
    <w:rsid w:val="00EB243B"/>
    <w:rsid w:val="00EB4930"/>
    <w:rsid w:val="00EC1986"/>
    <w:rsid w:val="00EC3918"/>
    <w:rsid w:val="00EC68AF"/>
    <w:rsid w:val="00EC68CE"/>
    <w:rsid w:val="00ED2CC0"/>
    <w:rsid w:val="00ED6697"/>
    <w:rsid w:val="00EE4A71"/>
    <w:rsid w:val="00EE6E8B"/>
    <w:rsid w:val="00EF18A7"/>
    <w:rsid w:val="00EF5D1A"/>
    <w:rsid w:val="00F00C90"/>
    <w:rsid w:val="00F10377"/>
    <w:rsid w:val="00F159D3"/>
    <w:rsid w:val="00F2277A"/>
    <w:rsid w:val="00F25D0F"/>
    <w:rsid w:val="00F31533"/>
    <w:rsid w:val="00F36CEE"/>
    <w:rsid w:val="00F42947"/>
    <w:rsid w:val="00F61CB9"/>
    <w:rsid w:val="00F6547A"/>
    <w:rsid w:val="00F77CD3"/>
    <w:rsid w:val="00F80330"/>
    <w:rsid w:val="00F840F2"/>
    <w:rsid w:val="00F87299"/>
    <w:rsid w:val="00F91E94"/>
    <w:rsid w:val="00F92698"/>
    <w:rsid w:val="00FA470A"/>
    <w:rsid w:val="00FB5F43"/>
    <w:rsid w:val="00FC7040"/>
    <w:rsid w:val="00FD4119"/>
    <w:rsid w:val="00FD5A22"/>
    <w:rsid w:val="00FE1380"/>
    <w:rsid w:val="00FE63A3"/>
    <w:rsid w:val="00FF7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4D2EED"/>
  <w15:docId w15:val="{7F6EC492-DF16-4304-BF79-CA7257CC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outlineLvl w:val="0"/>
    </w:pPr>
    <w:rPr>
      <w:rFonts w:ascii="Arial" w:eastAsia="Arial" w:hAnsi="Arial"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60"/>
      <w:ind w:left="112"/>
      <w:outlineLvl w:val="1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9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9D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9D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9D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552"/>
    </w:pPr>
    <w:rPr>
      <w:rFonts w:ascii="Arial" w:eastAsia="Arial" w:hAnsi="Arial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003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03C4"/>
  </w:style>
  <w:style w:type="paragraph" w:styleId="Footer">
    <w:name w:val="footer"/>
    <w:basedOn w:val="Normal"/>
    <w:link w:val="FooterChar"/>
    <w:uiPriority w:val="99"/>
    <w:unhideWhenUsed/>
    <w:rsid w:val="00C003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03C4"/>
  </w:style>
  <w:style w:type="character" w:customStyle="1" w:styleId="Heading4Char">
    <w:name w:val="Heading 4 Char"/>
    <w:basedOn w:val="DefaultParagraphFont"/>
    <w:link w:val="Heading4"/>
    <w:uiPriority w:val="9"/>
    <w:semiHidden/>
    <w:rsid w:val="001969D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9DC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9D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9D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969DC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969DC"/>
  </w:style>
  <w:style w:type="character" w:customStyle="1" w:styleId="BodyTextChar">
    <w:name w:val="Body Text Char"/>
    <w:basedOn w:val="DefaultParagraphFont"/>
    <w:link w:val="BodyText"/>
    <w:uiPriority w:val="1"/>
    <w:rsid w:val="00DD34AA"/>
    <w:rPr>
      <w:rFonts w:ascii="Arial" w:eastAsia="Arial" w:hAnsi="Arial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B8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B8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F1D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1D6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1D6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1D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1D61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D575B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2140BD"/>
    <w:pPr>
      <w:widowControl/>
    </w:pPr>
  </w:style>
  <w:style w:type="paragraph" w:customStyle="1" w:styleId="Default">
    <w:name w:val="Default"/>
    <w:rsid w:val="00D80A4E"/>
    <w:pPr>
      <w:widowControl/>
      <w:autoSpaceDE w:val="0"/>
      <w:autoSpaceDN w:val="0"/>
      <w:adjustRightInd w:val="0"/>
    </w:pPr>
    <w:rPr>
      <w:rFonts w:ascii="Comic Sans MS" w:hAnsi="Comic Sans MS" w:cs="Comic Sans MS"/>
      <w:color w:val="000000"/>
      <w:sz w:val="24"/>
      <w:szCs w:val="24"/>
      <w:lang w:val="en-GB" w:bidi="lo-L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26" Type="http://schemas.openxmlformats.org/officeDocument/2006/relationships/hyperlink" Target="https://www.bing.com/images/search?view=detailV2&amp;ccid=9hoxqF0T&amp;id=DA1900D7624972628C6160D0B1BB5195903F7837&amp;thid=OIP.9hoxqF0TtF7pLS1Ub_SVkgDnEs&amp;mediaurl=http://timvandevall.com/wp-content/uploads/2013/11/Snowman-Clipart.jpg&amp;exph=1200&amp;expw=927&amp;q=chrsitmas+snowman+clip+art&amp;simid=608003518038541650&amp;selectedIndex=17" TargetMode="External"/><Relationship Id="rId39" Type="http://schemas.openxmlformats.org/officeDocument/2006/relationships/footer" Target="footer2.xml"/><Relationship Id="rId21" Type="http://schemas.openxmlformats.org/officeDocument/2006/relationships/image" Target="media/image10.jpeg"/><Relationship Id="rId34" Type="http://schemas.openxmlformats.org/officeDocument/2006/relationships/hyperlink" Target="https://www.bing.com/images/search?view=detailV2&amp;ccid=E/aloYtZ&amp;id=EAF67759BE41A9E7AA8C31DCBA9E48C0C3DB294C&amp;thid=OIP.E_aloYtZi1jS348bRLLtIAEsDw&amp;q=orange+leafs&amp;simid=607990027328818657&amp;selectedIndex=0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29" Type="http://schemas.openxmlformats.org/officeDocument/2006/relationships/image" Target="media/image13.jpe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bing.com/images/search?q=Winter+Clip+Art&amp;FORM=IRIBIP" TargetMode="External"/><Relationship Id="rId32" Type="http://schemas.openxmlformats.org/officeDocument/2006/relationships/hyperlink" Target="https://www.bing.com/images/search?q=thanksgiving+clip+art&amp;id=331080099C53D226FCCD4992B23649035C80AAF2&amp;FORM=IQFRBA" TargetMode="External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12.jpeg"/><Relationship Id="rId28" Type="http://schemas.openxmlformats.org/officeDocument/2006/relationships/hyperlink" Target="https://www.bing.com/images/search?view=detailV2&amp;ccid=ubYOcBCK&amp;id=5651624B3683CD2BD8CFE230EC0230BDE72B0C02&amp;thid=OIP.ubYOcBCKMZ8QnDWsKiNVzAHaGC&amp;mediaurl=http://www.solointhecity.tv/wp-content/uploads/2016/01/vd.jpg&amp;exph=514&amp;expw=630&amp;q=valentines&amp;simid=607986518712780244&amp;selectedIndex=18" TargetMode="External"/><Relationship Id="rId36" Type="http://schemas.openxmlformats.org/officeDocument/2006/relationships/image" Target="media/image15.jpe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hyperlink" Target="https://www.bing.com/images/search?view=detailV2&amp;ccid=YxI0Q5hE&amp;id=0D8BEA52D17E0B9DA9ADBE30A69A901A9718C7FD&amp;thid=OIP.YxI0Q5hElTf1dai9wQDn3gEsEf&amp;mediaurl=http://www.archjrc.com/clipart/images/hannukah/menorah1.png&amp;exph=596&amp;expw=622&amp;q=menorah+clip+art&amp;simid=608000872328463799&amp;selectedIndex=9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hyperlink" Target="https://www.bing.com/images/search?view=detailV2&amp;ccid=E/aloYtZ&amp;id=EAF67759BE41A9E7AA8C31DCBA9E48C0C3DB294C&amp;thid=OIP.E_aloYtZi1jS348bRLLtIAEsDw&amp;q=orange+leafs&amp;simid=607990027328818657&amp;selectedIndex=0" TargetMode="External"/><Relationship Id="rId30" Type="http://schemas.openxmlformats.org/officeDocument/2006/relationships/hyperlink" Target="https://www.bing.com/images/search?view=detailV2&amp;ccid=nwtl%2bn%2b7&amp;id=504D63315D86B25A998630FE14665FC790246E88&amp;thid=OIP.nwtl-n-7mgDP2GjY7lhJ5wECEs&amp;mediaurl=http://www.clker.com/cliparts/O/6/6/1/7/r/christmas-tree-hi.png&amp;exph=593&amp;expw=510&amp;q=chrsitmas+tree+clip+art&amp;simid=607991857192305745&amp;selectedIndex=0" TargetMode="External"/><Relationship Id="rId35" Type="http://schemas.openxmlformats.org/officeDocument/2006/relationships/image" Target="media/image14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5" Type="http://schemas.openxmlformats.org/officeDocument/2006/relationships/hyperlink" Target="https://www.bing.com/images/search?view=detailV2&amp;ccid=VyNirNib&amp;id=F580666F9D0FFD8335BFA119C9C6474AAAE34DF0&amp;thid=OIP.VyNirNibBVcu2AvKELkQIwEYEs&amp;mediaurl=https://thumbs.dreamstime.com/z/christmas-cactus-vector-illustration-53787719.jpg&amp;exph=1390&amp;expw=1300&amp;q=chrsitmas+cactus+with+chrsitmas+lights+clip+art&amp;simid=608009741425379651&amp;selectedIndex=0" TargetMode="External"/><Relationship Id="rId33" Type="http://schemas.openxmlformats.org/officeDocument/2006/relationships/hyperlink" Target="https://www.bing.com/images/search?q=thanksgiving+clip+art&amp;id=CA11B45976276395001460B2B75B90C502FBB26B&amp;FORM=IQFRBA" TargetMode="External"/><Relationship Id="rId3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2B1C7548CC7B44AE7E420530557F8A" ma:contentTypeVersion="3" ma:contentTypeDescription="Create a new document." ma:contentTypeScope="" ma:versionID="a4f89d390efe6f82b9ce32a32f30f8c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d9954e058564bb2ac6c148d8f17e9f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9DBD83B-E5EA-4B21-82A6-5708546598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99DC272-9C83-4B05-A571-DC82AF4316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6E72F64-98E4-4679-B57E-6D10FF4DE70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F465FDA-1225-40ED-B6C6-E89D1DCEA4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14</Pages>
  <Words>3485</Words>
  <Characters>19869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Central Star PHF Youth Handbook_KDr DRAFT.2</vt:lpstr>
    </vt:vector>
  </TitlesOfParts>
  <Company>Microsoft</Company>
  <LinksUpToDate>false</LinksUpToDate>
  <CharactersWithSpaces>23308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Central Star PHF Youth Handbook_KDr DRAFT.2</dc:title>
  <dc:creator>kdresser</dc:creator>
  <cp:lastModifiedBy>Fong RERHANG</cp:lastModifiedBy>
  <cp:revision>14</cp:revision>
  <cp:lastPrinted>2021-06-13T13:28:00Z</cp:lastPrinted>
  <dcterms:created xsi:type="dcterms:W3CDTF">2021-06-13T05:55:00Z</dcterms:created>
  <dcterms:modified xsi:type="dcterms:W3CDTF">2021-06-13T13:33:00Z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2015-04-08T00:00:00Z</vt:filetime>
  </property>
  <property fmtid="{D5CDD505-2E9C-101B-9397-08002B2CF9AE}" pid="3" name="LastSaved">
    <vt:filetime>2015-04-18T00:00:00Z</vt:filetime>
  </property>
  <property fmtid="{D5CDD505-2E9C-101B-9397-08002B2CF9AE}" pid="4" name="ContentTypeId">
    <vt:lpwstr>0x010100E12B1C7548CC7B44AE7E420530557F8A</vt:lpwstr>
  </property>
</Properties>
</file>